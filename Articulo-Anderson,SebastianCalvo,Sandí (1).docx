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60C7" w14:textId="77777777" w:rsidR="00D32439" w:rsidRDefault="00D32439" w:rsidP="00D32439">
      <w:pPr>
        <w:spacing w:after="200"/>
        <w:jc w:val="center"/>
      </w:pPr>
      <w:r>
        <w:rPr>
          <w:b/>
          <w:bCs/>
          <w:sz w:val="28"/>
          <w:szCs w:val="28"/>
        </w:rPr>
        <w:t>Efecto del uso de un juez en línea sobre el tiempo de respuesta y la usabilidad percibida en estudiantes de programación</w:t>
      </w:r>
    </w:p>
    <w:p w14:paraId="2F7B7A73" w14:textId="5819D678" w:rsidR="00D32439" w:rsidRDefault="00D32439" w:rsidP="00D32439">
      <w:pPr>
        <w:spacing w:after="120"/>
        <w:jc w:val="center"/>
      </w:pPr>
      <w:r>
        <w:rPr>
          <w:sz w:val="24"/>
          <w:szCs w:val="24"/>
        </w:rPr>
        <w:t>Sebastián Calvo Quesada, Anderson Martínez Abarca</w:t>
      </w:r>
      <w:r w:rsidR="00695904">
        <w:rPr>
          <w:sz w:val="24"/>
          <w:szCs w:val="24"/>
        </w:rPr>
        <w:t xml:space="preserve">, </w:t>
      </w:r>
    </w:p>
    <w:p w14:paraId="47961400" w14:textId="06BD2157" w:rsidR="009E53F2" w:rsidRPr="00695904" w:rsidRDefault="00E42D24" w:rsidP="00D32439">
      <w:pPr>
        <w:spacing w:after="120" w:line="360" w:lineRule="auto"/>
        <w:jc w:val="center"/>
      </w:pPr>
      <w:hyperlink r:id="rId8" w:history="1">
        <w:r w:rsidRPr="00695904">
          <w:rPr>
            <w:rStyle w:val="Hipervnculo"/>
            <w:sz w:val="24"/>
            <w:szCs w:val="24"/>
          </w:rPr>
          <w:t>sebastian.calvoquesada@ucr.ac.cr</w:t>
        </w:r>
      </w:hyperlink>
      <w:r w:rsidRPr="00695904">
        <w:rPr>
          <w:sz w:val="24"/>
          <w:szCs w:val="24"/>
        </w:rPr>
        <w:t xml:space="preserve">, </w:t>
      </w:r>
      <w:hyperlink r:id="rId9" w:history="1">
        <w:r w:rsidRPr="00695904">
          <w:rPr>
            <w:rStyle w:val="Hipervnculo"/>
            <w:sz w:val="24"/>
            <w:szCs w:val="24"/>
          </w:rPr>
          <w:t>anderson.martinez@ucr.ac.cr</w:t>
        </w:r>
      </w:hyperlink>
    </w:p>
    <w:p w14:paraId="638A0CAE" w14:textId="77777777" w:rsidR="009E53F2" w:rsidRPr="00695904" w:rsidRDefault="009E53F2">
      <w:pPr>
        <w:spacing w:after="80"/>
      </w:pPr>
    </w:p>
    <w:p w14:paraId="42155065" w14:textId="77777777" w:rsidR="009E53F2" w:rsidRDefault="00E83F4D">
      <w:pPr>
        <w:spacing w:before="320" w:after="160"/>
        <w:jc w:val="center"/>
      </w:pPr>
      <w:r>
        <w:rPr>
          <w:b/>
          <w:bCs/>
          <w:sz w:val="24"/>
          <w:szCs w:val="24"/>
        </w:rPr>
        <w:t>RESUMEN</w:t>
      </w:r>
    </w:p>
    <w:p w14:paraId="46B9FCB8" w14:textId="5FBA3196" w:rsidR="009E53F2" w:rsidRDefault="00E83F4D">
      <w:pPr>
        <w:spacing w:after="160"/>
        <w:jc w:val="both"/>
      </w:pPr>
      <w:r>
        <w:t xml:space="preserve">Este estudio examina el efecto del uso de un juez en línea como herramienta de apoyo en la resolución de problemas de programación, en comparación con un entorno de desarrollo integrado (IDE). El experimento se llevó a cabo durante dos semestres </w:t>
      </w:r>
      <w:r w:rsidRPr="00267F39">
        <w:t>académicos</w:t>
      </w:r>
      <w:r>
        <w:t xml:space="preserve"> con grupos de estudiantes de un curso de la carrera de Computación. </w:t>
      </w:r>
      <w:r w:rsidRPr="00F8438A">
        <w:rPr>
          <w:highlight w:val="yellow"/>
          <w:rPrChange w:id="0" w:author="RICARDO ALVARADO BARRANTES" w:date="2026-07-01T17:24:00Z">
            <w:rPr/>
          </w:rPrChange>
        </w:rPr>
        <w:t>Originalmente participaron cinco grupos en el</w:t>
      </w:r>
      <w:r w:rsidR="00F8438A" w:rsidRPr="00F8438A">
        <w:rPr>
          <w:highlight w:val="yellow"/>
          <w:rPrChange w:id="1" w:author="RICARDO ALVARADO BARRANTES" w:date="2026-07-01T17:24:00Z">
            <w:rPr/>
          </w:rPrChange>
        </w:rPr>
        <w:t xml:space="preserve"> primer</w:t>
      </w:r>
      <w:r w:rsidRPr="00F8438A">
        <w:rPr>
          <w:highlight w:val="yellow"/>
          <w:rPrChange w:id="2" w:author="RICARDO ALVARADO BARRANTES" w:date="2026-07-01T17:24:00Z">
            <w:rPr/>
          </w:rPrChange>
        </w:rPr>
        <w:t xml:space="preserve"> </w:t>
      </w:r>
      <w:r w:rsidR="006A3D53" w:rsidRPr="006A3D53">
        <w:rPr>
          <w:highlight w:val="yellow"/>
        </w:rPr>
        <w:t>semestre y</w:t>
      </w:r>
      <w:r w:rsidRPr="00F8438A">
        <w:rPr>
          <w:highlight w:val="yellow"/>
          <w:rPrChange w:id="3" w:author="RICARDO ALVARADO BARRANTES" w:date="2026-07-01T17:24:00Z">
            <w:rPr/>
          </w:rPrChange>
        </w:rPr>
        <w:t xml:space="preserve"> cuatro en el</w:t>
      </w:r>
      <w:r w:rsidR="00F8438A" w:rsidRPr="00F8438A">
        <w:rPr>
          <w:highlight w:val="yellow"/>
          <w:rPrChange w:id="4" w:author="RICARDO ALVARADO BARRANTES" w:date="2026-07-01T17:24:00Z">
            <w:rPr/>
          </w:rPrChange>
        </w:rPr>
        <w:t xml:space="preserve"> segundo</w:t>
      </w:r>
      <w:r w:rsidRPr="00F8438A">
        <w:rPr>
          <w:highlight w:val="yellow"/>
          <w:rPrChange w:id="5" w:author="RICARDO ALVARADO BARRANTES" w:date="2026-07-01T17:24:00Z">
            <w:rPr/>
          </w:rPrChange>
        </w:rPr>
        <w:t xml:space="preserve"> semestre; tras eliminar estudiantes con respuestas incompletas y observaciones señaladas por el experto, la muestra quedó conformada por 35 estudiantes distribuidos en cinco grupos activos</w:t>
      </w:r>
      <w:ins w:id="6" w:author="RICARDO ALVARADO BARRANTES" w:date="2026-07-01T17:24:00Z">
        <w:r w:rsidR="00F8438A">
          <w:t xml:space="preserve"> no veo esto tan importante para el resumen</w:t>
        </w:r>
      </w:ins>
      <w:r>
        <w:t xml:space="preserve">. Cada estudiante resolvió cuatro problemas, dos con cada herramienta, asignadas de forma aleatoria. Se ajustaron </w:t>
      </w:r>
      <w:r w:rsidRPr="00D32439">
        <w:t>modelos lineales mixtos</w:t>
      </w:r>
      <w:r>
        <w:t xml:space="preserve"> para analizar el tiempo de respuesta en minutos y la usabilidad percibida mediante la escala </w:t>
      </w:r>
      <w:ins w:id="7" w:author="RICARDO ALVARADO BARRANTES" w:date="2026-07-01T17:27:00Z">
        <w:r w:rsidR="00F8438A">
          <w:t xml:space="preserve">del Cuestionario de Usabilidad del Sistema </w:t>
        </w:r>
      </w:ins>
      <w:r>
        <w:t>SUS. Los resultados indican que la pregunta y el grupo son los factores más relevantes para el tiempo de respuesta, mientras que para la usabilidad se encontró una interacción significativa entre herramienta y grupo</w:t>
      </w:r>
      <w:ins w:id="8" w:author="RICARDO ALVARADO BARRANTES" w:date="2026-07-01T17:24:00Z">
        <w:r w:rsidR="00F8438A">
          <w:t xml:space="preserve"> pero debe haber algo más</w:t>
        </w:r>
      </w:ins>
      <w:r>
        <w:t>.</w:t>
      </w:r>
    </w:p>
    <w:p w14:paraId="68210A5D" w14:textId="77777777" w:rsidR="009E53F2" w:rsidRDefault="009E53F2">
      <w:pPr>
        <w:spacing w:after="80"/>
      </w:pPr>
    </w:p>
    <w:p w14:paraId="569784B9" w14:textId="77777777" w:rsidR="009E53F2" w:rsidRDefault="00E83F4D">
      <w:pPr>
        <w:spacing w:before="160" w:after="80"/>
      </w:pPr>
      <w:r>
        <w:rPr>
          <w:b/>
          <w:bCs/>
          <w:sz w:val="24"/>
          <w:szCs w:val="24"/>
        </w:rPr>
        <w:t>PALABRAS CLAVE</w:t>
      </w:r>
    </w:p>
    <w:p w14:paraId="0DCB9F7A" w14:textId="77777777" w:rsidR="009E53F2" w:rsidRDefault="00E83F4D">
      <w:pPr>
        <w:spacing w:after="200"/>
      </w:pPr>
      <w:r>
        <w:rPr>
          <w:sz w:val="24"/>
          <w:szCs w:val="24"/>
        </w:rPr>
        <w:t>juez en línea, IDE, modelos lineales mixtos, usabilidad, SUS, tiempo de respuesta</w:t>
      </w:r>
    </w:p>
    <w:p w14:paraId="57B1BEDF" w14:textId="77777777" w:rsidR="009E53F2" w:rsidRDefault="009E53F2">
      <w:pPr>
        <w:spacing w:after="80"/>
      </w:pPr>
    </w:p>
    <w:p w14:paraId="58F449A7" w14:textId="77777777" w:rsidR="009E53F2" w:rsidRDefault="00E83F4D">
      <w:pPr>
        <w:spacing w:before="320" w:after="160"/>
        <w:jc w:val="center"/>
      </w:pPr>
      <w:r>
        <w:rPr>
          <w:b/>
          <w:bCs/>
          <w:sz w:val="24"/>
          <w:szCs w:val="24"/>
        </w:rPr>
        <w:t>INTRODUCCIÓN</w:t>
      </w:r>
    </w:p>
    <w:p w14:paraId="016ACC75" w14:textId="77777777" w:rsidR="00F77F87" w:rsidRDefault="00F77F87" w:rsidP="00695904">
      <w:pPr>
        <w:spacing w:after="80"/>
        <w:ind w:firstLine="708"/>
        <w:jc w:val="both"/>
      </w:pPr>
      <w:r>
        <w:t>La enseñanza de la programación en el ámbito universitario plantea un reto constante: cómo diseñar entornos de práctica que favorezcan el aprendizaje sin imponer cargas innecesarias sobre el estudiante. Entre las herramientas disponibles para este fin, los entornos de desarrollo integrado (IDE) han sido tradicionalmente los más utilizados, al ofrecer un ambiente familiar y flexible para escribir y ejecutar código. Sin embargo, en los últimos años los jueces en línea han ganado relevancia como alternativa, al proporcionar retroalimentación automática e inmediata sobre la corrección de las soluciones planteadas por el estudiante.</w:t>
      </w:r>
    </w:p>
    <w:p w14:paraId="79325162" w14:textId="14F0BE52" w:rsidR="00F77F87" w:rsidRDefault="00F77F87" w:rsidP="00695904">
      <w:pPr>
        <w:spacing w:after="80"/>
        <w:ind w:firstLine="708"/>
        <w:jc w:val="both"/>
        <w:rPr>
          <w:ins w:id="9" w:author="RICARDO ALVARADO BARRANTES" w:date="2026-07-01T17:25:00Z"/>
        </w:rPr>
      </w:pPr>
      <w:r>
        <w:t>A pesar de su creciente adopción, existe poca evidencia empírica sobre cómo el uso de un juez en línea afecta la experiencia del estudiante en comparación con el IDE, particularmente en términos del tiempo que invierte en resolver un problema y de la usabilidad que percibe de cada herramienta. Comprender estos efectos es relevante tanto para docentes que buscan incorporar nuevas herramientas en sus cursos, como para investigadores interesados en el diseño de entornos de aprendizaje efectivos.</w:t>
      </w:r>
    </w:p>
    <w:p w14:paraId="72C213E5" w14:textId="48BD3D06" w:rsidR="00F8438A" w:rsidRDefault="00F8438A" w:rsidP="00695904">
      <w:pPr>
        <w:spacing w:after="80"/>
        <w:ind w:firstLine="708"/>
        <w:jc w:val="both"/>
      </w:pPr>
      <w:ins w:id="10" w:author="RICARDO ALVARADO BARRANTES" w:date="2026-07-01T17:25:00Z">
        <w:r>
          <w:t>La introducción está un poco pobre</w:t>
        </w:r>
      </w:ins>
    </w:p>
    <w:p w14:paraId="3F25A5CA" w14:textId="37CB7FC0" w:rsidR="009E53F2" w:rsidRDefault="00F77F87" w:rsidP="00695904">
      <w:pPr>
        <w:spacing w:after="80"/>
        <w:ind w:firstLine="708"/>
        <w:jc w:val="both"/>
      </w:pPr>
      <w:r>
        <w:t xml:space="preserve">El presente estudio busca responder dos preguntas: ¿el uso de un juez en línea implica un mayor tiempo de respuesta en comparación con el IDE al resolver problemas de programación?, y ¿existen </w:t>
      </w:r>
      <w:r>
        <w:lastRenderedPageBreak/>
        <w:t>diferencias en la usabilidad percibida entre ambas herramientas?</w:t>
      </w:r>
      <w:ins w:id="11" w:author="RICARDO ALVARADO BARRANTES" w:date="2026-07-01T17:25:00Z">
        <w:r w:rsidR="00F8438A">
          <w:t xml:space="preserve"> Cuál es el objetivo</w:t>
        </w:r>
      </w:ins>
      <w:r>
        <w:t xml:space="preserve"> </w:t>
      </w:r>
      <w:r w:rsidRPr="00F8438A">
        <w:rPr>
          <w:highlight w:val="yellow"/>
          <w:rPrChange w:id="12" w:author="RICARDO ALVARADO BARRANTES" w:date="2026-07-01T17:25:00Z">
            <w:rPr/>
          </w:rPrChange>
        </w:rPr>
        <w:t>Para ello se diseñó un experimento con estudiantes del curso Programación Paralela y Concurrente de la Universidad de Costa Rica, en el que cada participante resolvió problemas utilizando ambas herramientas bajo una asignación aleatoria, permitiendo comparar su desempeño y experiencia de uso en condiciones controladas.</w:t>
      </w:r>
      <w:ins w:id="13" w:author="RICARDO ALVARADO BARRANTES" w:date="2026-07-01T17:25:00Z">
        <w:r w:rsidR="00F8438A">
          <w:t xml:space="preserve"> Esto es metodología</w:t>
        </w:r>
      </w:ins>
    </w:p>
    <w:p w14:paraId="2255FE9E" w14:textId="77777777" w:rsidR="009E53F2" w:rsidRDefault="00E83F4D">
      <w:pPr>
        <w:spacing w:before="320" w:after="160"/>
        <w:jc w:val="center"/>
      </w:pPr>
      <w:r>
        <w:rPr>
          <w:b/>
          <w:bCs/>
          <w:sz w:val="24"/>
          <w:szCs w:val="24"/>
        </w:rPr>
        <w:t>METODOLOGÍA</w:t>
      </w:r>
    </w:p>
    <w:p w14:paraId="40886892" w14:textId="154DC30C" w:rsidR="00D93ECE" w:rsidRDefault="00E83F4D">
      <w:pPr>
        <w:spacing w:after="160"/>
        <w:ind w:firstLine="720"/>
        <w:jc w:val="both"/>
      </w:pPr>
      <w:r>
        <w:t>El estudio adoptó un diseño experimental con asignación aleatoria de herramientas. Los participantes fueron estudiantes matriculados en grupos de</w:t>
      </w:r>
      <w:r w:rsidR="00F27A11">
        <w:t xml:space="preserve">l curso </w:t>
      </w:r>
      <w:r w:rsidR="00F27A11" w:rsidRPr="00D32439">
        <w:t>Programación Paralela y Concurrente</w:t>
      </w:r>
      <w:r w:rsidR="00F27A11">
        <w:t xml:space="preserve"> </w:t>
      </w:r>
      <w:r>
        <w:t xml:space="preserve">durante dos semestres académicos consecutivos, denominados semestre a y semestre b. Originalmente el semestre a contaba con cinco grupos y el semestre b con cuatro; sin embargo, durante el proceso de depuración de datos se eliminaron todos los estudiantes que no completaron las cuatro preguntas del experimento, así como dos sujetos adicionales (s05 y s13) identificados mediante criterio experto como observaciones atípicas. </w:t>
      </w:r>
      <w:r w:rsidR="00D93ECE" w:rsidRPr="00D93ECE">
        <w:t xml:space="preserve">Luego de esta limpieza, la muestra final quedó conformada por 35 estudiantes distribuidos en cinco grupos activos. En el </w:t>
      </w:r>
      <w:r w:rsidR="003E6D00">
        <w:t>primer semestre</w:t>
      </w:r>
      <w:r w:rsidR="00D93ECE" w:rsidRPr="00D93ECE">
        <w:t xml:space="preserve"> permanecieron los grupos 2 y 3, con 4 y 12 estudiantes respectivamente. En el semestre b permanecieron los grupos 4, 5 y 6, con 14, 3 y 2 estudiantes respectivamente.</w:t>
      </w:r>
      <w:ins w:id="14" w:author="RICARDO ALVARADO BARRANTES" w:date="2026-07-01T17:26:00Z">
        <w:r w:rsidR="00F8438A">
          <w:t xml:space="preserve"> Podrían hacer una tabla con esto </w:t>
        </w:r>
      </w:ins>
    </w:p>
    <w:p w14:paraId="7761E552" w14:textId="77777777" w:rsidR="000E187A" w:rsidRDefault="000E187A" w:rsidP="003E6D00">
      <w:pPr>
        <w:spacing w:before="400"/>
        <w:rPr>
          <w:rFonts w:eastAsia="Times New Roman"/>
          <w:b/>
          <w:bCs/>
          <w:sz w:val="20"/>
          <w:szCs w:val="20"/>
        </w:rPr>
      </w:pPr>
    </w:p>
    <w:p w14:paraId="0DE1B995" w14:textId="015CF0A7" w:rsidR="000E187A" w:rsidRDefault="000E187A" w:rsidP="003E6D00">
      <w:pPr>
        <w:spacing w:before="400"/>
        <w:rPr>
          <w:rFonts w:eastAsia="Times New Roman"/>
          <w:b/>
          <w:bCs/>
          <w:sz w:val="20"/>
          <w:szCs w:val="20"/>
        </w:rPr>
      </w:pPr>
      <w:r>
        <w:rPr>
          <w:rFonts w:eastAsia="Times New Roman"/>
          <w:b/>
          <w:bCs/>
          <w:sz w:val="20"/>
          <w:szCs w:val="20"/>
        </w:rPr>
        <w:t>PREGUNTAR SI ESTA TABLA VA EN RESULTADOS COMO UN ANÁLISIS DESCRIPTIVO O ES PARTE DE LA METODOLOGÍA</w:t>
      </w:r>
    </w:p>
    <w:p w14:paraId="491F3DF8" w14:textId="01A76531" w:rsidR="003E6D00" w:rsidRPr="00B24453" w:rsidRDefault="003E6D00" w:rsidP="003E6D00">
      <w:pPr>
        <w:spacing w:before="400"/>
      </w:pPr>
      <w:r w:rsidRPr="00B24453">
        <w:rPr>
          <w:rFonts w:eastAsia="Times New Roman"/>
          <w:b/>
          <w:bCs/>
          <w:sz w:val="20"/>
          <w:szCs w:val="20"/>
        </w:rPr>
        <w:t>Tabla 1</w:t>
      </w:r>
    </w:p>
    <w:p w14:paraId="3D93F80D" w14:textId="77777777" w:rsidR="000E187A" w:rsidRPr="00B24453" w:rsidRDefault="003E6D00" w:rsidP="003E6D00">
      <w:r w:rsidRPr="00B24453">
        <w:rPr>
          <w:rFonts w:eastAsia="Times New Roman"/>
          <w:i/>
          <w:iCs/>
          <w:sz w:val="20"/>
          <w:szCs w:val="20"/>
        </w:rPr>
        <w:t>Proceso de selección del modelo de tiempo de respuesta mediante eliminación secuencial (LRT)</w:t>
      </w:r>
      <w:r w:rsidR="000E187A">
        <w:rPr>
          <w:rFonts w:eastAsia="Times New Roman"/>
          <w:i/>
          <w:iCs/>
          <w:sz w:val="20"/>
          <w:szCs w:val="20"/>
        </w:rPr>
        <w:br/>
      </w:r>
    </w:p>
    <w:tbl>
      <w:tblPr>
        <w:tblW w:w="4160" w:type="dxa"/>
        <w:jc w:val="center"/>
        <w:tblCellMar>
          <w:left w:w="70" w:type="dxa"/>
          <w:right w:w="70" w:type="dxa"/>
        </w:tblCellMar>
        <w:tblLook w:val="04A0" w:firstRow="1" w:lastRow="0" w:firstColumn="1" w:lastColumn="0" w:noHBand="0" w:noVBand="1"/>
      </w:tblPr>
      <w:tblGrid>
        <w:gridCol w:w="1216"/>
        <w:gridCol w:w="861"/>
        <w:gridCol w:w="2083"/>
      </w:tblGrid>
      <w:tr w:rsidR="000E187A" w:rsidRPr="000E187A" w14:paraId="4332616A" w14:textId="77777777" w:rsidTr="000E187A">
        <w:trPr>
          <w:trHeight w:val="612"/>
          <w:jc w:val="center"/>
        </w:trPr>
        <w:tc>
          <w:tcPr>
            <w:tcW w:w="4160" w:type="dxa"/>
            <w:gridSpan w:val="3"/>
            <w:tcBorders>
              <w:top w:val="single" w:sz="12" w:space="0" w:color="000000"/>
              <w:left w:val="nil"/>
              <w:bottom w:val="single" w:sz="8" w:space="0" w:color="000000"/>
              <w:right w:val="nil"/>
            </w:tcBorders>
            <w:vAlign w:val="center"/>
            <w:hideMark/>
          </w:tcPr>
          <w:p w14:paraId="709FF2CC" w14:textId="77777777" w:rsidR="000E187A" w:rsidRPr="000E187A" w:rsidRDefault="000E187A" w:rsidP="000E187A">
            <w:pPr>
              <w:jc w:val="center"/>
              <w:rPr>
                <w:rFonts w:eastAsia="Times New Roman"/>
                <w:b/>
                <w:bCs/>
                <w:sz w:val="18"/>
                <w:szCs w:val="18"/>
              </w:rPr>
            </w:pPr>
            <w:r w:rsidRPr="000E187A">
              <w:rPr>
                <w:rFonts w:eastAsia="Times New Roman"/>
                <w:b/>
                <w:bCs/>
                <w:sz w:val="18"/>
                <w:szCs w:val="18"/>
              </w:rPr>
              <w:t xml:space="preserve">Distribución de estudiantes por grupo y semestre </w:t>
            </w:r>
          </w:p>
        </w:tc>
      </w:tr>
      <w:tr w:rsidR="000E187A" w:rsidRPr="000E187A" w14:paraId="3307B649" w14:textId="77777777" w:rsidTr="000E187A">
        <w:trPr>
          <w:trHeight w:val="288"/>
          <w:jc w:val="center"/>
        </w:trPr>
        <w:tc>
          <w:tcPr>
            <w:tcW w:w="1216" w:type="dxa"/>
            <w:tcBorders>
              <w:top w:val="nil"/>
              <w:left w:val="nil"/>
              <w:bottom w:val="single" w:sz="4" w:space="0" w:color="auto"/>
              <w:right w:val="nil"/>
            </w:tcBorders>
            <w:noWrap/>
            <w:vAlign w:val="bottom"/>
            <w:hideMark/>
          </w:tcPr>
          <w:p w14:paraId="7ECFE929" w14:textId="77777777" w:rsidR="000E187A" w:rsidRPr="000E187A" w:rsidRDefault="000E187A" w:rsidP="000E187A">
            <w:pPr>
              <w:jc w:val="center"/>
              <w:rPr>
                <w:rFonts w:ascii="Aptos Narrow" w:eastAsia="Times New Roman" w:hAnsi="Aptos Narrow" w:cs="Times New Roman"/>
                <w:b/>
                <w:bCs/>
                <w:color w:val="000000"/>
              </w:rPr>
            </w:pPr>
            <w:r w:rsidRPr="000E187A">
              <w:rPr>
                <w:rFonts w:eastAsia="Times New Roman"/>
                <w:b/>
                <w:bCs/>
                <w:sz w:val="18"/>
                <w:szCs w:val="18"/>
              </w:rPr>
              <w:t>Semestre</w:t>
            </w:r>
          </w:p>
        </w:tc>
        <w:tc>
          <w:tcPr>
            <w:tcW w:w="861" w:type="dxa"/>
            <w:tcBorders>
              <w:top w:val="nil"/>
              <w:left w:val="nil"/>
              <w:bottom w:val="single" w:sz="4" w:space="0" w:color="auto"/>
              <w:right w:val="nil"/>
            </w:tcBorders>
            <w:noWrap/>
            <w:vAlign w:val="bottom"/>
            <w:hideMark/>
          </w:tcPr>
          <w:p w14:paraId="0930B8F1" w14:textId="77777777" w:rsidR="000E187A" w:rsidRPr="000E187A" w:rsidRDefault="000E187A" w:rsidP="000E187A">
            <w:pPr>
              <w:rPr>
                <w:rFonts w:eastAsia="Times New Roman"/>
                <w:b/>
                <w:bCs/>
                <w:sz w:val="18"/>
                <w:szCs w:val="18"/>
              </w:rPr>
            </w:pPr>
            <w:r w:rsidRPr="000E187A">
              <w:rPr>
                <w:rFonts w:eastAsia="Times New Roman"/>
                <w:b/>
                <w:bCs/>
                <w:sz w:val="18"/>
                <w:szCs w:val="18"/>
              </w:rPr>
              <w:t>Grupo</w:t>
            </w:r>
          </w:p>
        </w:tc>
        <w:tc>
          <w:tcPr>
            <w:tcW w:w="2083" w:type="dxa"/>
            <w:tcBorders>
              <w:top w:val="nil"/>
              <w:left w:val="nil"/>
              <w:bottom w:val="single" w:sz="4" w:space="0" w:color="auto"/>
              <w:right w:val="nil"/>
            </w:tcBorders>
            <w:noWrap/>
            <w:vAlign w:val="bottom"/>
            <w:hideMark/>
          </w:tcPr>
          <w:p w14:paraId="2D33B085" w14:textId="77777777" w:rsidR="000E187A" w:rsidRPr="000E187A" w:rsidRDefault="000E187A" w:rsidP="000E187A">
            <w:pPr>
              <w:jc w:val="center"/>
              <w:rPr>
                <w:rFonts w:ascii="Aptos Narrow" w:eastAsia="Times New Roman" w:hAnsi="Aptos Narrow" w:cs="Times New Roman"/>
                <w:b/>
                <w:bCs/>
                <w:color w:val="000000"/>
              </w:rPr>
            </w:pPr>
            <w:r w:rsidRPr="000E187A">
              <w:rPr>
                <w:rFonts w:eastAsia="Times New Roman"/>
                <w:b/>
                <w:bCs/>
                <w:sz w:val="18"/>
                <w:szCs w:val="18"/>
              </w:rPr>
              <w:t>Número de Estudiantes</w:t>
            </w:r>
          </w:p>
        </w:tc>
      </w:tr>
      <w:tr w:rsidR="000E187A" w:rsidRPr="000E187A" w14:paraId="1804B722" w14:textId="77777777" w:rsidTr="000E187A">
        <w:trPr>
          <w:trHeight w:val="288"/>
          <w:jc w:val="center"/>
        </w:trPr>
        <w:tc>
          <w:tcPr>
            <w:tcW w:w="1216" w:type="dxa"/>
            <w:tcBorders>
              <w:top w:val="nil"/>
              <w:left w:val="nil"/>
              <w:bottom w:val="nil"/>
              <w:right w:val="nil"/>
            </w:tcBorders>
            <w:noWrap/>
            <w:vAlign w:val="bottom"/>
            <w:hideMark/>
          </w:tcPr>
          <w:p w14:paraId="49E8CB70"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a</w:t>
            </w:r>
          </w:p>
        </w:tc>
        <w:tc>
          <w:tcPr>
            <w:tcW w:w="861" w:type="dxa"/>
            <w:tcBorders>
              <w:top w:val="nil"/>
              <w:left w:val="nil"/>
              <w:bottom w:val="nil"/>
              <w:right w:val="nil"/>
            </w:tcBorders>
            <w:noWrap/>
            <w:vAlign w:val="bottom"/>
            <w:hideMark/>
          </w:tcPr>
          <w:p w14:paraId="02D15504"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2</w:t>
            </w:r>
          </w:p>
        </w:tc>
        <w:tc>
          <w:tcPr>
            <w:tcW w:w="2083" w:type="dxa"/>
            <w:tcBorders>
              <w:top w:val="nil"/>
              <w:left w:val="nil"/>
              <w:bottom w:val="nil"/>
              <w:right w:val="nil"/>
            </w:tcBorders>
            <w:noWrap/>
            <w:vAlign w:val="bottom"/>
            <w:hideMark/>
          </w:tcPr>
          <w:p w14:paraId="33B73F50"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4</w:t>
            </w:r>
          </w:p>
        </w:tc>
      </w:tr>
      <w:tr w:rsidR="000E187A" w:rsidRPr="000E187A" w14:paraId="7AA11308" w14:textId="77777777" w:rsidTr="000E187A">
        <w:trPr>
          <w:trHeight w:val="288"/>
          <w:jc w:val="center"/>
        </w:trPr>
        <w:tc>
          <w:tcPr>
            <w:tcW w:w="1216" w:type="dxa"/>
            <w:tcBorders>
              <w:top w:val="nil"/>
              <w:left w:val="nil"/>
              <w:bottom w:val="nil"/>
              <w:right w:val="nil"/>
            </w:tcBorders>
            <w:noWrap/>
            <w:vAlign w:val="bottom"/>
            <w:hideMark/>
          </w:tcPr>
          <w:p w14:paraId="07F26062"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a</w:t>
            </w:r>
          </w:p>
        </w:tc>
        <w:tc>
          <w:tcPr>
            <w:tcW w:w="861" w:type="dxa"/>
            <w:tcBorders>
              <w:top w:val="nil"/>
              <w:left w:val="nil"/>
              <w:bottom w:val="nil"/>
              <w:right w:val="nil"/>
            </w:tcBorders>
            <w:noWrap/>
            <w:vAlign w:val="bottom"/>
            <w:hideMark/>
          </w:tcPr>
          <w:p w14:paraId="78683896"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3</w:t>
            </w:r>
          </w:p>
        </w:tc>
        <w:tc>
          <w:tcPr>
            <w:tcW w:w="2083" w:type="dxa"/>
            <w:tcBorders>
              <w:top w:val="nil"/>
              <w:left w:val="nil"/>
              <w:bottom w:val="nil"/>
              <w:right w:val="nil"/>
            </w:tcBorders>
            <w:noWrap/>
            <w:vAlign w:val="bottom"/>
            <w:hideMark/>
          </w:tcPr>
          <w:p w14:paraId="514FBA0B"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12</w:t>
            </w:r>
          </w:p>
        </w:tc>
      </w:tr>
      <w:tr w:rsidR="000E187A" w:rsidRPr="000E187A" w14:paraId="085B4219" w14:textId="77777777" w:rsidTr="000E187A">
        <w:trPr>
          <w:trHeight w:val="288"/>
          <w:jc w:val="center"/>
        </w:trPr>
        <w:tc>
          <w:tcPr>
            <w:tcW w:w="1216" w:type="dxa"/>
            <w:tcBorders>
              <w:top w:val="nil"/>
              <w:left w:val="nil"/>
              <w:bottom w:val="nil"/>
              <w:right w:val="nil"/>
            </w:tcBorders>
            <w:noWrap/>
            <w:vAlign w:val="bottom"/>
            <w:hideMark/>
          </w:tcPr>
          <w:p w14:paraId="10640E59"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b</w:t>
            </w:r>
          </w:p>
        </w:tc>
        <w:tc>
          <w:tcPr>
            <w:tcW w:w="861" w:type="dxa"/>
            <w:tcBorders>
              <w:top w:val="nil"/>
              <w:left w:val="nil"/>
              <w:bottom w:val="nil"/>
              <w:right w:val="nil"/>
            </w:tcBorders>
            <w:noWrap/>
            <w:vAlign w:val="bottom"/>
            <w:hideMark/>
          </w:tcPr>
          <w:p w14:paraId="69872A4C"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4</w:t>
            </w:r>
          </w:p>
        </w:tc>
        <w:tc>
          <w:tcPr>
            <w:tcW w:w="2083" w:type="dxa"/>
            <w:tcBorders>
              <w:top w:val="nil"/>
              <w:left w:val="nil"/>
              <w:bottom w:val="nil"/>
              <w:right w:val="nil"/>
            </w:tcBorders>
            <w:noWrap/>
            <w:vAlign w:val="bottom"/>
            <w:hideMark/>
          </w:tcPr>
          <w:p w14:paraId="016E87C5"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14</w:t>
            </w:r>
          </w:p>
        </w:tc>
      </w:tr>
      <w:tr w:rsidR="000E187A" w:rsidRPr="000E187A" w14:paraId="2CF9E74D" w14:textId="77777777" w:rsidTr="000E187A">
        <w:trPr>
          <w:trHeight w:val="288"/>
          <w:jc w:val="center"/>
        </w:trPr>
        <w:tc>
          <w:tcPr>
            <w:tcW w:w="1216" w:type="dxa"/>
            <w:tcBorders>
              <w:top w:val="nil"/>
              <w:left w:val="nil"/>
              <w:bottom w:val="nil"/>
              <w:right w:val="nil"/>
            </w:tcBorders>
            <w:noWrap/>
            <w:vAlign w:val="bottom"/>
            <w:hideMark/>
          </w:tcPr>
          <w:p w14:paraId="30036F08"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b</w:t>
            </w:r>
          </w:p>
        </w:tc>
        <w:tc>
          <w:tcPr>
            <w:tcW w:w="861" w:type="dxa"/>
            <w:tcBorders>
              <w:top w:val="nil"/>
              <w:left w:val="nil"/>
              <w:bottom w:val="nil"/>
              <w:right w:val="nil"/>
            </w:tcBorders>
            <w:noWrap/>
            <w:vAlign w:val="bottom"/>
            <w:hideMark/>
          </w:tcPr>
          <w:p w14:paraId="0EC762DC"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5</w:t>
            </w:r>
          </w:p>
        </w:tc>
        <w:tc>
          <w:tcPr>
            <w:tcW w:w="2083" w:type="dxa"/>
            <w:tcBorders>
              <w:top w:val="nil"/>
              <w:left w:val="nil"/>
              <w:bottom w:val="nil"/>
              <w:right w:val="nil"/>
            </w:tcBorders>
            <w:noWrap/>
            <w:vAlign w:val="bottom"/>
            <w:hideMark/>
          </w:tcPr>
          <w:p w14:paraId="12283EB2"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3</w:t>
            </w:r>
          </w:p>
        </w:tc>
      </w:tr>
      <w:tr w:rsidR="000E187A" w:rsidRPr="000E187A" w14:paraId="012EB846" w14:textId="77777777" w:rsidTr="000E187A">
        <w:trPr>
          <w:trHeight w:val="300"/>
          <w:jc w:val="center"/>
        </w:trPr>
        <w:tc>
          <w:tcPr>
            <w:tcW w:w="1216" w:type="dxa"/>
            <w:tcBorders>
              <w:top w:val="nil"/>
              <w:left w:val="nil"/>
              <w:bottom w:val="single" w:sz="8" w:space="0" w:color="000000"/>
              <w:right w:val="nil"/>
            </w:tcBorders>
            <w:vAlign w:val="center"/>
            <w:hideMark/>
          </w:tcPr>
          <w:p w14:paraId="0A2B52C0"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b</w:t>
            </w:r>
          </w:p>
        </w:tc>
        <w:tc>
          <w:tcPr>
            <w:tcW w:w="861" w:type="dxa"/>
            <w:tcBorders>
              <w:top w:val="nil"/>
              <w:left w:val="nil"/>
              <w:bottom w:val="single" w:sz="8" w:space="0" w:color="000000"/>
              <w:right w:val="nil"/>
            </w:tcBorders>
            <w:vAlign w:val="center"/>
            <w:hideMark/>
          </w:tcPr>
          <w:p w14:paraId="3B123C72"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6</w:t>
            </w:r>
          </w:p>
        </w:tc>
        <w:tc>
          <w:tcPr>
            <w:tcW w:w="2083" w:type="dxa"/>
            <w:tcBorders>
              <w:top w:val="nil"/>
              <w:left w:val="nil"/>
              <w:bottom w:val="single" w:sz="8" w:space="0" w:color="000000"/>
              <w:right w:val="nil"/>
            </w:tcBorders>
            <w:vAlign w:val="center"/>
            <w:hideMark/>
          </w:tcPr>
          <w:p w14:paraId="45A5B572" w14:textId="77777777" w:rsidR="000E187A" w:rsidRPr="000E187A" w:rsidRDefault="000E187A" w:rsidP="000E187A">
            <w:pPr>
              <w:rPr>
                <w:rFonts w:eastAsia="Times New Roman"/>
                <w:color w:val="000000"/>
                <w:sz w:val="18"/>
                <w:szCs w:val="18"/>
              </w:rPr>
            </w:pPr>
            <w:r w:rsidRPr="000E187A">
              <w:rPr>
                <w:rFonts w:eastAsia="Times New Roman"/>
                <w:color w:val="000000"/>
                <w:sz w:val="18"/>
                <w:szCs w:val="18"/>
              </w:rPr>
              <w:t>2</w:t>
            </w:r>
          </w:p>
        </w:tc>
      </w:tr>
    </w:tbl>
    <w:p w14:paraId="4E991ED8" w14:textId="51D6EECC" w:rsidR="003E6D00" w:rsidRPr="00B24453" w:rsidRDefault="003E6D00" w:rsidP="003E6D00"/>
    <w:p w14:paraId="7C39672F" w14:textId="77777777" w:rsidR="003E6D00" w:rsidRPr="00F73353" w:rsidRDefault="003E6D00" w:rsidP="003E6D00">
      <w:pPr>
        <w:spacing w:before="60" w:after="300"/>
        <w:rPr>
          <w:rFonts w:eastAsia="Times New Roman"/>
          <w:i/>
          <w:iCs/>
          <w:sz w:val="18"/>
          <w:szCs w:val="18"/>
        </w:rPr>
      </w:pPr>
      <w:r w:rsidRPr="00F73353">
        <w:rPr>
          <w:rFonts w:eastAsia="Times New Roman"/>
          <w:i/>
          <w:iCs/>
          <w:sz w:val="18"/>
          <w:szCs w:val="18"/>
        </w:rPr>
        <w:t>Nota. LRT = estadístico de la prueba de razón de verosimilitud. gl = grados de libertad. AIC = diferencia en AIC respecto al modelo con la interacción incluida; valores negativos indican reducción del AIC al eliminar el término. La interacción Herramienta × Semestre fue descartada deficiente y no se incluye en la tabla.</w:t>
      </w:r>
    </w:p>
    <w:p w14:paraId="5219F6D6" w14:textId="77777777" w:rsidR="003E6D00" w:rsidRDefault="003E6D00">
      <w:pPr>
        <w:spacing w:after="160"/>
        <w:ind w:firstLine="720"/>
        <w:jc w:val="both"/>
      </w:pPr>
    </w:p>
    <w:p w14:paraId="52452A52" w14:textId="796205E0" w:rsidR="009E53F2" w:rsidRDefault="00E83F4D">
      <w:pPr>
        <w:spacing w:after="160"/>
        <w:ind w:firstLine="720"/>
        <w:jc w:val="both"/>
      </w:pPr>
      <w:r>
        <w:t xml:space="preserve">Cada estudiante resolvió cuatro problemas de programación. Las herramientas </w:t>
      </w:r>
      <w:r w:rsidR="003B4E46">
        <w:t xml:space="preserve">fueron </w:t>
      </w:r>
      <w:r>
        <w:t>el entorno de desarrollo integrado (IDE, denotado I) y el juez en línea (J)</w:t>
      </w:r>
      <w:r w:rsidR="003B4E46">
        <w:t xml:space="preserve">, además es importante mencionar que estas </w:t>
      </w:r>
      <w:r>
        <w:t xml:space="preserve">fueron asignadas aleatoriamente de modo que cada estudiante utilizó cada herramienta exactamente en </w:t>
      </w:r>
      <w:r>
        <w:lastRenderedPageBreak/>
        <w:t>dos problemas. Las combinaciones de secuencia observadas en la muestra final fueron: IIJJ, IJIJ, IJJI, JIIJ, JIJI y JJII, con entre cinco y siete estudiantes en cada patrón.</w:t>
      </w:r>
    </w:p>
    <w:p w14:paraId="42757510" w14:textId="059F68C9" w:rsidR="009E53F2" w:rsidRDefault="00E83F4D">
      <w:pPr>
        <w:spacing w:after="160"/>
        <w:ind w:firstLine="720"/>
        <w:jc w:val="both"/>
      </w:pPr>
      <w:r>
        <w:t>Para cada problema se registraron la hora de inicio y la hora de finalización, y se calculó el tiempo de respuesta en minutos. Al concluir cada problema, el estudiante completó el Cuestionario de Usabilidad del Sistema (SUS</w:t>
      </w:r>
      <w:ins w:id="15" w:author="RICARDO ALVARADO BARRANTES" w:date="2026-07-01T17:27:00Z">
        <w:r w:rsidR="00F8438A">
          <w:t>, siglas en inglés</w:t>
        </w:r>
      </w:ins>
      <w:r>
        <w:t>), cuya puntuación varía entre 0 y 100 puntos.</w:t>
      </w:r>
    </w:p>
    <w:p w14:paraId="64D16AC2" w14:textId="1E0235B1" w:rsidR="009E53F2" w:rsidRDefault="00E83F4D">
      <w:pPr>
        <w:spacing w:after="160"/>
        <w:ind w:firstLine="720"/>
        <w:jc w:val="both"/>
      </w:pPr>
      <w:r>
        <w:t xml:space="preserve">Para el análisis del tiempo de respuesta se ajustó un modelo lineal mixto con respuesta transformada </w:t>
      </w:r>
      <w:r w:rsidRPr="00F8438A">
        <w:rPr>
          <w:highlight w:val="yellow"/>
          <w:rPrChange w:id="16" w:author="RICARDO ALVARADO BARRANTES" w:date="2026-07-01T17:30:00Z">
            <w:rPr/>
          </w:rPrChange>
        </w:rPr>
        <w:t>logarítmicamente</w:t>
      </w:r>
      <w:ins w:id="17" w:author="RICARDO ALVARADO BARRANTES" w:date="2026-07-01T17:30:00Z">
        <w:r w:rsidR="00F8438A">
          <w:t xml:space="preserve"> deben justificar</w:t>
        </w:r>
      </w:ins>
      <w:r>
        <w:t>. La especificación del modelo es:</w:t>
      </w:r>
    </w:p>
    <w:p w14:paraId="50F98984" w14:textId="545D3D4A" w:rsidR="009E53F2" w:rsidRDefault="00000000">
      <w:pPr>
        <w:spacing w:before="200" w:after="200"/>
        <w:jc w:val="center"/>
      </w:pPr>
      <m:oMathPara>
        <m:oMath>
          <m:sSub>
            <m:sSubPr>
              <m:ctrlPr>
                <w:rPr>
                  <w:rFonts w:ascii="Cambria Math" w:hAnsi="Cambria Math"/>
                  <w:i/>
                  <w:iCs/>
                </w:rPr>
              </m:ctrlPr>
            </m:sSubPr>
            <m:e>
              <m:r>
                <m:rPr>
                  <m:sty m:val="p"/>
                </m:rPr>
                <w:rPr>
                  <w:rFonts w:ascii="Cambria Math" w:hAnsi="Cambria Math"/>
                </w:rPr>
                <m:t>log⁡</m:t>
              </m:r>
              <m:r>
                <w:rPr>
                  <w:rFonts w:ascii="Cambria Math" w:hAnsi="Cambria Math"/>
                </w:rPr>
                <m:t>(y</m:t>
              </m:r>
            </m:e>
            <m:sub>
              <m:r>
                <w:rPr>
                  <w:rFonts w:ascii="Cambria Math" w:hAnsi="Cambria Math"/>
                </w:rPr>
                <m:t>ijklm</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iCs/>
                </w:rPr>
              </m:ctrlPr>
            </m:sSubPr>
            <m:e>
              <m:r>
                <w:rPr>
                  <w:rFonts w:ascii="Cambria Math" w:hAnsi="Cambria Math"/>
                </w:rPr>
                <m:t>τ</m:t>
              </m:r>
            </m:e>
            <m:sub>
              <m:r>
                <w:rPr>
                  <w:rFonts w:ascii="Cambria Math" w:hAnsi="Cambria Math"/>
                </w:rPr>
                <m:t>j</m:t>
              </m:r>
            </m:sub>
          </m:sSub>
          <m:r>
            <w:rPr>
              <w:rFonts w:ascii="Cambria Math" w:hAnsi="Cambria Math"/>
            </w:rPr>
            <m:t xml:space="preserve"> + </m:t>
          </m:r>
          <m:sSub>
            <m:sSubPr>
              <m:ctrlPr>
                <w:rPr>
                  <w:rFonts w:ascii="Cambria Math" w:hAnsi="Cambria Math"/>
                  <w:i/>
                  <w:iCs/>
                </w:rPr>
              </m:ctrlPr>
            </m:sSubPr>
            <m:e>
              <m:r>
                <w:rPr>
                  <w:rFonts w:ascii="Cambria Math" w:hAnsi="Cambria Math"/>
                </w:rPr>
                <m:t>γ</m:t>
              </m:r>
            </m:e>
            <m:sub>
              <m:r>
                <w:rPr>
                  <w:rFonts w:ascii="Cambria Math" w:hAnsi="Cambria Math"/>
                </w:rPr>
                <m:t>k</m:t>
              </m:r>
            </m:sub>
          </m:sSub>
          <m:r>
            <w:rPr>
              <w:rFonts w:ascii="Cambria Math" w:hAnsi="Cambria Math"/>
            </w:rPr>
            <m:t xml:space="preserve"> + </m:t>
          </m:r>
          <m:sSub>
            <m:sSubPr>
              <m:ctrlPr>
                <w:rPr>
                  <w:rFonts w:ascii="Cambria Math" w:hAnsi="Cambria Math"/>
                  <w:i/>
                  <w:iCs/>
                </w:rPr>
              </m:ctrlPr>
            </m:sSubPr>
            <m:e>
              <m:r>
                <w:rPr>
                  <w:rFonts w:ascii="Cambria Math" w:hAnsi="Cambria Math"/>
                </w:rPr>
                <m:t>ω</m:t>
              </m:r>
            </m:e>
            <m:sub>
              <m:r>
                <w:rPr>
                  <w:rFonts w:ascii="Cambria Math" w:hAnsi="Cambria Math"/>
                </w:rPr>
                <m:t>l</m:t>
              </m:r>
            </m:sub>
          </m:sSub>
          <m:r>
            <w:rPr>
              <w:rFonts w:ascii="Cambria Math" w:hAnsi="Cambria Math"/>
            </w:rPr>
            <m:t xml:space="preserve"> + </m:t>
          </m:r>
          <m:sSub>
            <m:sSubPr>
              <m:ctrlPr>
                <w:rPr>
                  <w:rFonts w:ascii="Cambria Math" w:hAnsi="Cambria Math"/>
                  <w:i/>
                  <w:iCs/>
                </w:rPr>
              </m:ctrlPr>
            </m:sSubPr>
            <m:e>
              <m:r>
                <w:rPr>
                  <w:rFonts w:ascii="Cambria Math" w:hAnsi="Cambria Math"/>
                </w:rPr>
                <m:t>ε</m:t>
              </m:r>
            </m:e>
            <m:sub>
              <m:r>
                <w:rPr>
                  <w:rFonts w:ascii="Cambria Math" w:hAnsi="Cambria Math"/>
                </w:rPr>
                <m:t>ijklm</m:t>
              </m:r>
            </m:sub>
          </m:sSub>
        </m:oMath>
      </m:oMathPara>
    </w:p>
    <w:p w14:paraId="101D5C28" w14:textId="2231E693" w:rsidR="009E53F2" w:rsidRDefault="00E83F4D">
      <w:pPr>
        <w:spacing w:after="160"/>
        <w:ind w:firstLine="720"/>
        <w:jc w:val="both"/>
      </w:pPr>
      <w:r>
        <w:t xml:space="preserve">donde </w:t>
      </w:r>
      <w:r>
        <w:rPr>
          <w:i/>
          <w:iCs/>
        </w:rPr>
        <w:t>y</w:t>
      </w:r>
      <w:r>
        <w:t xml:space="preserve"> es el tiempo de respuesta en minutos;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es el efecto fijo de la herramienta (I o J)</w:t>
      </w:r>
      <w:r w:rsidR="00221533">
        <w:t xml:space="preserve">, </w:t>
      </w:r>
      <m:oMath>
        <m:sSub>
          <m:sSubPr>
            <m:ctrlPr>
              <w:rPr>
                <w:rFonts w:ascii="Cambria Math" w:hAnsi="Cambria Math"/>
                <w:i/>
              </w:rPr>
            </m:ctrlPr>
          </m:sSubPr>
          <m:e>
            <m:r>
              <w:rPr>
                <w:rFonts w:ascii="Cambria Math" w:hAnsi="Cambria Math"/>
              </w:rPr>
              <m:t>τ</m:t>
            </m:r>
          </m:e>
          <m:sub>
            <m:r>
              <w:rPr>
                <w:rFonts w:ascii="Cambria Math" w:hAnsi="Cambria Math"/>
              </w:rPr>
              <m:t>j</m:t>
            </m:r>
          </m:sub>
        </m:sSub>
      </m:oMath>
      <w:r>
        <w:t xml:space="preserve"> es el efecto fijo de la pregunta (1 a 4)</w:t>
      </w:r>
      <w:r w:rsidR="00221533">
        <w:t>,</w:t>
      </w:r>
      <w:r>
        <w:t xml:space="preserve"> </w:t>
      </w:r>
      <w:r w:rsidR="00221533">
        <w:rPr>
          <w:i/>
          <w:iCs/>
        </w:rPr>
        <w:t xml:space="preserve"> </w:t>
      </w:r>
      <m:oMath>
        <m:sSub>
          <m:sSubPr>
            <m:ctrlPr>
              <w:rPr>
                <w:rFonts w:ascii="Cambria Math" w:hAnsi="Cambria Math"/>
                <w:i/>
                <w:iCs/>
              </w:rPr>
            </m:ctrlPr>
          </m:sSubPr>
          <m:e>
            <m:r>
              <w:rPr>
                <w:rFonts w:ascii="Cambria Math" w:hAnsi="Cambria Math"/>
              </w:rPr>
              <m:t>γ</m:t>
            </m:r>
          </m:e>
          <m:sub>
            <m:r>
              <w:rPr>
                <w:rFonts w:ascii="Cambria Math" w:hAnsi="Cambria Math"/>
              </w:rPr>
              <m:t>k</m:t>
            </m:r>
          </m:sub>
        </m:sSub>
      </m:oMath>
      <w:r>
        <w:t xml:space="preserve"> es el efecto fijo del grupo académico</w:t>
      </w:r>
      <w:r w:rsidR="00221533">
        <w:t>,</w:t>
      </w:r>
      <w:r>
        <w:t xml:space="preserve"> </w:t>
      </w:r>
      <m:oMath>
        <m:sSub>
          <m:sSubPr>
            <m:ctrlPr>
              <w:rPr>
                <w:rFonts w:ascii="Cambria Math" w:hAnsi="Cambria Math"/>
                <w:i/>
              </w:rPr>
            </m:ctrlPr>
          </m:sSubPr>
          <m:e>
            <m:r>
              <w:rPr>
                <w:rFonts w:ascii="Cambria Math" w:hAnsi="Cambria Math"/>
              </w:rPr>
              <m:t>ω</m:t>
            </m:r>
          </m:e>
          <m:sub>
            <m:r>
              <w:rPr>
                <w:rFonts w:ascii="Cambria Math" w:hAnsi="Cambria Math"/>
              </w:rPr>
              <m:t>l</m:t>
            </m:r>
          </m:sub>
        </m:sSub>
      </m:oMath>
      <w:r>
        <w:t xml:space="preserve"> es el intercepto aleatorio por estudiante y </w:t>
      </w:r>
      <m:oMath>
        <m:r>
          <w:rPr>
            <w:rFonts w:ascii="Cambria Math" w:hAnsi="Cambria Math"/>
          </w:rPr>
          <m:t>ε</m:t>
        </m:r>
      </m:oMath>
      <w:r>
        <w:t xml:space="preserve"> es el error</w:t>
      </w:r>
      <w:del w:id="18" w:author="RICARDO ALVARADO BARRANTES" w:date="2026-07-01T17:28:00Z">
        <w:r w:rsidDel="00F8438A">
          <w:delText xml:space="preserve"> residual</w:delText>
        </w:r>
      </w:del>
      <w:ins w:id="19" w:author="RICARDO ALVARADO BARRANTES" w:date="2026-07-01T17:28:00Z">
        <w:r w:rsidR="00F8438A">
          <w:t xml:space="preserve"> o es error o es residual</w:t>
        </w:r>
      </w:ins>
      <w:r>
        <w:t>.</w:t>
      </w:r>
      <w:ins w:id="20" w:author="RICARDO ALVARADO BARRANTES" w:date="2026-07-01T17:28:00Z">
        <w:r w:rsidR="00F8438A">
          <w:t xml:space="preserve">  No pusieron las distribuciones</w:t>
        </w:r>
      </w:ins>
    </w:p>
    <w:p w14:paraId="51651DC8" w14:textId="12A16474" w:rsidR="009E53F2" w:rsidRDefault="00E83F4D">
      <w:pPr>
        <w:spacing w:after="160"/>
        <w:ind w:firstLine="720"/>
        <w:jc w:val="both"/>
      </w:pPr>
      <w:r>
        <w:t>La selección de términos se realizó mediante eliminación secuencial hacia atrás</w:t>
      </w:r>
      <w:r w:rsidR="006A3D53">
        <w:t xml:space="preserve">, </w:t>
      </w:r>
      <w:r>
        <w:t>empleando la prueba de razón de verosimilitud (LRT</w:t>
      </w:r>
      <w:r w:rsidR="00F8438A">
        <w:t>, siglas en inglés</w:t>
      </w:r>
      <w:r>
        <w:t>) bajo distribución chi-cuadrado. Se evaluaron las interacciones</w:t>
      </w:r>
      <w:r w:rsidR="00F8438A">
        <w:t xml:space="preserve"> entre</w:t>
      </w:r>
      <w:r>
        <w:t xml:space="preserve"> herramienta </w:t>
      </w:r>
      <w:ins w:id="21" w:author="RICARDO ALVARADO BARRANTES" w:date="2026-07-01T17:29:00Z">
        <w:r w:rsidR="00F8438A">
          <w:t>y</w:t>
        </w:r>
      </w:ins>
      <w:del w:id="22" w:author="RICARDO ALVARADO BARRANTES" w:date="2026-07-01T17:29:00Z">
        <w:r w:rsidR="003B4E46" w:rsidDel="00F8438A">
          <w:delText>x</w:delText>
        </w:r>
      </w:del>
      <w:r>
        <w:t xml:space="preserve"> pregunta, herramienta </w:t>
      </w:r>
      <w:ins w:id="23" w:author="RICARDO ALVARADO BARRANTES" w:date="2026-07-01T17:29:00Z">
        <w:r w:rsidR="00F8438A">
          <w:t>y</w:t>
        </w:r>
      </w:ins>
      <w:del w:id="24" w:author="RICARDO ALVARADO BARRANTES" w:date="2026-07-01T17:29:00Z">
        <w:r w:rsidR="003B4E46" w:rsidDel="00F8438A">
          <w:delText>x</w:delText>
        </w:r>
      </w:del>
      <w:r>
        <w:t xml:space="preserve"> semestre y herramienta </w:t>
      </w:r>
      <w:del w:id="25" w:author="RICARDO ALVARADO BARRANTES" w:date="2026-07-01T17:29:00Z">
        <w:r w:rsidR="003B4E46" w:rsidDel="00F8438A">
          <w:delText>x</w:delText>
        </w:r>
      </w:del>
      <w:ins w:id="26" w:author="RICARDO ALVARADO BARRANTES" w:date="2026-07-01T17:29:00Z">
        <w:r w:rsidR="00F8438A">
          <w:t>y</w:t>
        </w:r>
      </w:ins>
      <w:r w:rsidR="003B4E46">
        <w:t xml:space="preserve"> </w:t>
      </w:r>
      <w:r>
        <w:t>grupo</w:t>
      </w:r>
      <w:r w:rsidR="00221533">
        <w:t>. N</w:t>
      </w:r>
      <w:r>
        <w:t xml:space="preserve">inguna alcanzó significancia estadística. </w:t>
      </w:r>
      <w:r w:rsidR="00A9272F" w:rsidRPr="00A9272F">
        <w:t>Dado que la información del semestre ya estaba capturada por el efecto de grupo, el semestre no aportó información adicional al modelo y fue descartado</w:t>
      </w:r>
      <w:r>
        <w:t>. El modelo final retuvo herramienta, pregunta y grupo como efectos fijos más el intercepto aleatorio por estudiante.</w:t>
      </w:r>
    </w:p>
    <w:p w14:paraId="2F3464CA" w14:textId="1A1F4B26" w:rsidR="009E53F2" w:rsidRDefault="00E83F4D">
      <w:pPr>
        <w:spacing w:after="160"/>
        <w:ind w:firstLine="720"/>
        <w:jc w:val="both"/>
      </w:pPr>
      <w:r>
        <w:t>Para la usabilidad se aplicó una transformación potencia cúbica (</w:t>
      </w:r>
      <m:oMath>
        <m:r>
          <w:rPr>
            <w:rFonts w:ascii="Cambria Math" w:hAnsi="Cambria Math"/>
          </w:rPr>
          <m:t>λ</m:t>
        </m:r>
      </m:oMath>
      <w:r>
        <w:t xml:space="preserve"> = 3) seleccionada mediante el procedimiento Box-Cox. La especificación del modelo de usabilidad es:</w:t>
      </w:r>
    </w:p>
    <w:p w14:paraId="080B58C7" w14:textId="77777777" w:rsidR="009E53F2" w:rsidRDefault="00000000">
      <w:pPr>
        <w:spacing w:before="200" w:after="200"/>
        <w:jc w:val="center"/>
      </w:pPr>
      <m:oMathPara>
        <m:oMath>
          <m:sSub>
            <m:sSubPr>
              <m:ctrlPr>
                <w:rPr>
                  <w:rFonts w:ascii="Cambria Math" w:hAnsi="Cambria Math"/>
                  <w:i/>
                  <w:iCs/>
                </w:rPr>
              </m:ctrlPr>
            </m:sSubPr>
            <m:e>
              <m:sSup>
                <m:sSupPr>
                  <m:ctrlPr>
                    <w:rPr>
                      <w:rFonts w:ascii="Cambria Math" w:hAnsi="Cambria Math"/>
                      <w:i/>
                      <w:iCs/>
                    </w:rPr>
                  </m:ctrlPr>
                </m:sSupPr>
                <m:e>
                  <m:r>
                    <w:rPr>
                      <w:rFonts w:ascii="Cambria Math" w:hAnsi="Cambria Math"/>
                    </w:rPr>
                    <m:t>y</m:t>
                  </m:r>
                </m:e>
                <m:sup>
                  <m:r>
                    <w:rPr>
                      <w:rFonts w:ascii="Cambria Math" w:hAnsi="Cambria Math"/>
                    </w:rPr>
                    <m:t>3</m:t>
                  </m:r>
                </m:sup>
              </m:sSup>
            </m:e>
            <m:sub>
              <m:r>
                <w:rPr>
                  <w:rFonts w:ascii="Cambria Math" w:hAnsi="Cambria Math"/>
                </w:rPr>
                <m:t>ijklm</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(αγ)</m:t>
              </m:r>
            </m:e>
            <m:sub>
              <m:r>
                <w:rPr>
                  <w:rFonts w:ascii="Cambria Math" w:hAnsi="Cambria Math"/>
                </w:rPr>
                <m:t>ik</m:t>
              </m:r>
            </m:sub>
          </m:sSub>
          <m:r>
            <w:rPr>
              <w:rFonts w:ascii="Cambria Math" w:hAnsi="Cambria Math"/>
            </w:rPr>
            <m:t xml:space="preserve"> + </m:t>
          </m:r>
          <m:sSub>
            <m:sSubPr>
              <m:ctrlPr>
                <w:rPr>
                  <w:rFonts w:ascii="Cambria Math" w:hAnsi="Cambria Math"/>
                  <w:i/>
                  <w:iCs/>
                </w:rPr>
              </m:ctrlPr>
            </m:sSubPr>
            <m:e>
              <m:r>
                <w:rPr>
                  <w:rFonts w:ascii="Cambria Math" w:hAnsi="Cambria Math"/>
                </w:rPr>
                <m:t>τ</m:t>
              </m:r>
            </m:e>
            <m:sub>
              <m:r>
                <w:rPr>
                  <w:rFonts w:ascii="Cambria Math" w:hAnsi="Cambria Math"/>
                </w:rPr>
                <m:t>j</m:t>
              </m:r>
            </m:sub>
          </m:sSub>
          <m:r>
            <w:rPr>
              <w:rFonts w:ascii="Cambria Math" w:hAnsi="Cambria Math"/>
            </w:rPr>
            <m:t xml:space="preserve"> + </m:t>
          </m:r>
          <m:sSub>
            <m:sSubPr>
              <m:ctrlPr>
                <w:rPr>
                  <w:rFonts w:ascii="Cambria Math" w:hAnsi="Cambria Math"/>
                  <w:i/>
                  <w:iCs/>
                </w:rPr>
              </m:ctrlPr>
            </m:sSubPr>
            <m:e>
              <m:r>
                <w:rPr>
                  <w:rFonts w:ascii="Cambria Math" w:hAnsi="Cambria Math"/>
                </w:rPr>
                <m:t>ω</m:t>
              </m:r>
            </m:e>
            <m:sub>
              <m:r>
                <w:rPr>
                  <w:rFonts w:ascii="Cambria Math" w:hAnsi="Cambria Math"/>
                </w:rPr>
                <m:t>l</m:t>
              </m:r>
            </m:sub>
          </m:sSub>
          <m:r>
            <w:rPr>
              <w:rFonts w:ascii="Cambria Math" w:hAnsi="Cambria Math"/>
            </w:rPr>
            <m:t xml:space="preserve"> + </m:t>
          </m:r>
          <m:sSub>
            <m:sSubPr>
              <m:ctrlPr>
                <w:rPr>
                  <w:rFonts w:ascii="Cambria Math" w:hAnsi="Cambria Math"/>
                  <w:i/>
                  <w:iCs/>
                </w:rPr>
              </m:ctrlPr>
            </m:sSubPr>
            <m:e>
              <m:r>
                <w:rPr>
                  <w:rFonts w:ascii="Cambria Math" w:hAnsi="Cambria Math"/>
                </w:rPr>
                <m:t>ε</m:t>
              </m:r>
            </m:e>
            <m:sub>
              <m:r>
                <w:rPr>
                  <w:rFonts w:ascii="Cambria Math" w:hAnsi="Cambria Math"/>
                </w:rPr>
                <m:t>ijklm</m:t>
              </m:r>
            </m:sub>
          </m:sSub>
        </m:oMath>
      </m:oMathPara>
    </w:p>
    <w:p w14:paraId="36597108" w14:textId="0AAD6398" w:rsidR="009E53F2" w:rsidRDefault="00E83F4D">
      <w:pPr>
        <w:spacing w:after="160"/>
        <w:ind w:firstLine="720"/>
        <w:jc w:val="both"/>
      </w:pPr>
      <w:r>
        <w:t xml:space="preserve">donde </w:t>
      </w:r>
      <w:r>
        <w:rPr>
          <w:i/>
          <w:iCs/>
        </w:rPr>
        <w:t>y</w:t>
      </w:r>
      <w:r>
        <w:t xml:space="preserve"> es la puntuación SUS; </w:t>
      </w:r>
      <m:oMath>
        <m:sSub>
          <m:sSubPr>
            <m:ctrlPr>
              <w:rPr>
                <w:rFonts w:ascii="Cambria Math" w:hAnsi="Cambria Math"/>
                <w:i/>
                <w:iCs/>
              </w:rPr>
            </m:ctrlPr>
          </m:sSubPr>
          <m:e>
            <m:r>
              <w:rPr>
                <w:rFonts w:ascii="Cambria Math" w:hAnsi="Cambria Math"/>
              </w:rPr>
              <m:t>(</m:t>
            </m:r>
            <m:r>
              <w:rPr>
                <w:rFonts w:ascii="Cambria Math" w:hAnsi="Cambria Math"/>
                <w:sz w:val="24"/>
                <w:szCs w:val="24"/>
              </w:rPr>
              <m:t>αγ</m:t>
            </m:r>
            <m:r>
              <w:rPr>
                <w:rFonts w:ascii="Cambria Math" w:hAnsi="Cambria Math"/>
              </w:rPr>
              <m:t>)</m:t>
            </m:r>
          </m:e>
          <m:sub>
            <m:r>
              <w:rPr>
                <w:rFonts w:ascii="Cambria Math" w:hAnsi="Cambria Math"/>
              </w:rPr>
              <m:t>ik</m:t>
            </m:r>
          </m:sub>
        </m:sSub>
      </m:oMath>
      <w:r>
        <w:t xml:space="preserve"> es la interacción entre herramienta y grupo </w:t>
      </w:r>
      <m:oMath>
        <m:sSub>
          <m:sSubPr>
            <m:ctrlPr>
              <w:rPr>
                <w:rFonts w:ascii="Cambria Math" w:hAnsi="Cambria Math"/>
                <w:i/>
                <w:iCs/>
              </w:rPr>
            </m:ctrlPr>
          </m:sSubPr>
          <m:e>
            <m:r>
              <w:rPr>
                <w:rFonts w:ascii="Cambria Math" w:hAnsi="Cambria Math"/>
              </w:rPr>
              <m:t>τ</m:t>
            </m:r>
          </m:e>
          <m:sub>
            <m:r>
              <w:rPr>
                <w:rFonts w:ascii="Cambria Math" w:hAnsi="Cambria Math"/>
              </w:rPr>
              <m:t>j</m:t>
            </m:r>
          </m:sub>
        </m:sSub>
      </m:oMath>
      <w:r>
        <w:t xml:space="preserve"> es el efecto de la pregunta; </w:t>
      </w:r>
      <m:oMath>
        <m:sSub>
          <m:sSubPr>
            <m:ctrlPr>
              <w:rPr>
                <w:rFonts w:ascii="Cambria Math" w:hAnsi="Cambria Math"/>
                <w:i/>
                <w:iCs/>
              </w:rPr>
            </m:ctrlPr>
          </m:sSubPr>
          <m:e>
            <m:r>
              <w:rPr>
                <w:rFonts w:ascii="Cambria Math" w:hAnsi="Cambria Math"/>
              </w:rPr>
              <m:t>ω</m:t>
            </m:r>
          </m:e>
          <m:sub>
            <m:r>
              <w:rPr>
                <w:rFonts w:ascii="Cambria Math" w:hAnsi="Cambria Math"/>
              </w:rPr>
              <m:t>l</m:t>
            </m:r>
          </m:sub>
        </m:sSub>
      </m:oMath>
      <w:r w:rsidR="004A2AA8">
        <w:rPr>
          <w:iCs/>
        </w:rPr>
        <w:t xml:space="preserve"> </w:t>
      </w:r>
      <w:r>
        <w:t xml:space="preserve">es el intercepto aleatorio por estudiante y </w:t>
      </w:r>
      <m:oMath>
        <m:r>
          <w:rPr>
            <w:rFonts w:ascii="Cambria Math" w:hAnsi="Cambria Math"/>
          </w:rPr>
          <m:t>ε</m:t>
        </m:r>
      </m:oMath>
      <w:r>
        <w:t xml:space="preserve"> es el error residual.</w:t>
      </w:r>
    </w:p>
    <w:p w14:paraId="2052163A" w14:textId="06B36CBC" w:rsidR="009E53F2" w:rsidRDefault="00E83F4D">
      <w:pPr>
        <w:spacing w:after="160"/>
        <w:ind w:firstLine="720"/>
        <w:jc w:val="both"/>
      </w:pPr>
      <w:r>
        <w:t>La verificación de supuestos para ambos modelos se realizó gráficamente mediante gráfico cuantil-cuantil y diagrama de residuos contra valores ajustados, y formalmente mediante la prueba de Shapiro-Wilk y la prueba de Levene. Las comparaciones múltiples se efectuaron con el método de Tukey mediante medias marginales estimadas.</w:t>
      </w:r>
    </w:p>
    <w:p w14:paraId="689B38B8" w14:textId="319FC21F" w:rsidR="008F625F" w:rsidRDefault="006A3D53" w:rsidP="006A3D53">
      <w:pPr>
        <w:spacing w:after="160"/>
        <w:ind w:firstLine="720"/>
        <w:jc w:val="both"/>
      </w:pPr>
      <w:r>
        <w:t xml:space="preserve">El análisis estadístico se realizó con el lenguaje R (R Core Team, 2024). Para el tratamiento y manipulación de datos se emplearon los paquetes readxl (Wickham y Bryan, 2023), dplyr (Wickham et al., 2023), lubridate (Grolemund y Wickham, 2011), hms (Müller, 2023) y tidyr (Wickham et al., 2023). Los modelos lineales mixtos se ajustaron con lme4 (Bates et al., 2015), y los supuestos se evaluaron con car (Fox y Weisberg, 2019) y lmtest (Zeileis y Hothorn, 2002). Las visualizaciones exploratorias se produjeron con lattice (Sarkar, 2008) y las comparaciones múltiples con emmeans (Lenth, 2024). Adicionalmente se utilizó el paquete MASS (Venables y Ripley, 2002) como dependencia de soporte. </w:t>
      </w:r>
    </w:p>
    <w:p w14:paraId="04E055FB" w14:textId="77777777" w:rsidR="009E53F2" w:rsidRDefault="00E83F4D">
      <w:pPr>
        <w:spacing w:before="320" w:after="160"/>
        <w:jc w:val="center"/>
      </w:pPr>
      <w:r>
        <w:rPr>
          <w:b/>
          <w:bCs/>
          <w:sz w:val="24"/>
          <w:szCs w:val="24"/>
        </w:rPr>
        <w:t>RESULTADOS</w:t>
      </w:r>
    </w:p>
    <w:p w14:paraId="2D4F3ACD" w14:textId="77777777" w:rsidR="009E53F2" w:rsidRDefault="00E83F4D" w:rsidP="009F28AD">
      <w:pPr>
        <w:spacing w:before="200" w:after="120"/>
        <w:rPr>
          <w:b/>
          <w:bCs/>
        </w:rPr>
      </w:pPr>
      <w:r>
        <w:rPr>
          <w:b/>
          <w:bCs/>
        </w:rPr>
        <w:t>Modelo de tiempo de respuesta</w:t>
      </w:r>
    </w:p>
    <w:p w14:paraId="72D19768" w14:textId="47C1BF35" w:rsidR="00F634D0" w:rsidRPr="00C215A9" w:rsidRDefault="00F634D0" w:rsidP="00F634D0">
      <w:pPr>
        <w:spacing w:before="60" w:after="300"/>
        <w:ind w:firstLine="708"/>
        <w:jc w:val="both"/>
      </w:pPr>
      <w:r w:rsidRPr="00C215A9">
        <w:t>La verificación de supuestos del modelo fue satisfactoria.</w:t>
      </w:r>
      <w:r>
        <w:t xml:space="preserve"> </w:t>
      </w:r>
      <w:r w:rsidRPr="00C215A9">
        <w:t xml:space="preserve">El gráfico cuantil-cuantil no evidenció desviaciones sistemáticas de la normalidad, resultado respaldado por la prueba de Shapiro-Wilk. De igual </w:t>
      </w:r>
      <w:r w:rsidRPr="00C215A9">
        <w:lastRenderedPageBreak/>
        <w:t>forma, la prueba de Levene no rechazó la homocedasticidad entre herramientas, con una probabilidad asociada de p = 0.117 (Ver Tabla 1 y Figuras 1 y 2 en Anexos).</w:t>
      </w:r>
    </w:p>
    <w:p w14:paraId="1D8C3580" w14:textId="77777777" w:rsidR="00F634D0" w:rsidRDefault="00F634D0" w:rsidP="009F28AD">
      <w:pPr>
        <w:spacing w:before="200" w:after="120"/>
      </w:pPr>
    </w:p>
    <w:p w14:paraId="7ECB8E77" w14:textId="3D96377E" w:rsidR="00F8438A" w:rsidRDefault="00F8438A">
      <w:pPr>
        <w:spacing w:after="160"/>
        <w:ind w:firstLine="720"/>
        <w:jc w:val="both"/>
        <w:rPr>
          <w:ins w:id="27" w:author="RICARDO ALVARADO BARRANTES" w:date="2026-07-01T17:31:00Z"/>
        </w:rPr>
      </w:pPr>
      <w:ins w:id="28" w:author="RICARDO ALVARADO BARRANTES" w:date="2026-07-01T17:31:00Z">
        <w:r>
          <w:t>No hay un solo gráfico para poder apreciar los datos, tanto las interacciones como la variabilidad</w:t>
        </w:r>
      </w:ins>
    </w:p>
    <w:p w14:paraId="538FA24A" w14:textId="6FA7433E" w:rsidR="009E53F2" w:rsidRDefault="00E83F4D">
      <w:pPr>
        <w:spacing w:after="160"/>
        <w:ind w:firstLine="720"/>
        <w:jc w:val="both"/>
      </w:pPr>
      <w:r>
        <w:t xml:space="preserve">El proceso de selección partió de una especificación completa con tres interacciones. La interacción herramienta con la pregunta, la cual se eliminó primero. La interacción de la herramienta con el semestre fue descartada </w:t>
      </w:r>
      <w:r w:rsidR="003747B0" w:rsidRPr="003747B0">
        <w:t>pues el semestre no aportó información adicional más allá de la ya capturada por los grupos</w:t>
      </w:r>
      <w:r w:rsidR="003747B0">
        <w:t>.</w:t>
      </w:r>
      <w:r>
        <w:t xml:space="preserve"> Además, la interacción entre la herramienta y grupo también se eliminó debido a que la probabilidad asociada a la prueba de la hipótesis de interacción es menor a 0.05 (Ver Tabla</w:t>
      </w:r>
      <w:r w:rsidR="003747B0">
        <w:t xml:space="preserve"> </w:t>
      </w:r>
      <w:r>
        <w:t xml:space="preserve">1). El modelo final con efectos principales </w:t>
      </w:r>
      <w:r w:rsidR="003747B0">
        <w:t>dio como resultado</w:t>
      </w:r>
      <w:r>
        <w:t xml:space="preserve"> un AIC = 209,03.</w:t>
      </w:r>
    </w:p>
    <w:p w14:paraId="0458405B" w14:textId="77777777" w:rsidR="00F634D0" w:rsidRDefault="00F634D0">
      <w:pPr>
        <w:spacing w:after="160"/>
        <w:ind w:firstLine="720"/>
        <w:jc w:val="both"/>
      </w:pPr>
    </w:p>
    <w:p w14:paraId="2DC44EA6" w14:textId="05E4FFFC" w:rsidR="00F634D0" w:rsidRDefault="00F634D0" w:rsidP="00F634D0">
      <w:pPr>
        <w:spacing w:after="160"/>
        <w:ind w:firstLine="720"/>
        <w:jc w:val="center"/>
      </w:pPr>
      <w:r>
        <w:rPr>
          <w:noProof/>
        </w:rPr>
        <w:drawing>
          <wp:inline distT="0" distB="0" distL="0" distR="0" wp14:anchorId="0DB020E0" wp14:editId="627C49B3">
            <wp:extent cx="3286488" cy="2029288"/>
            <wp:effectExtent l="0" t="0" r="0" b="9525"/>
            <wp:docPr id="1401681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2852" cy="2039392"/>
                    </a:xfrm>
                    <a:prstGeom prst="rect">
                      <a:avLst/>
                    </a:prstGeom>
                    <a:noFill/>
                  </pic:spPr>
                </pic:pic>
              </a:graphicData>
            </a:graphic>
          </wp:inline>
        </w:drawing>
      </w:r>
    </w:p>
    <w:p w14:paraId="09BA89A0" w14:textId="06CF3743" w:rsidR="00021FEF" w:rsidRDefault="00021FEF" w:rsidP="00021FEF">
      <w:pPr>
        <w:spacing w:after="160"/>
        <w:ind w:firstLine="720"/>
      </w:pPr>
      <w:r>
        <w:t>En el gráfico se interacción entre la herramienta y el tipo de problema, se observa cómo los 4 problemas tienen pendientes similares, exceptuando el problema 2. Sin embargo, esto puede ser causado por el punto que se puede ver en el punto más alto del gráfico.</w:t>
      </w:r>
    </w:p>
    <w:p w14:paraId="6A4ECFA9" w14:textId="4FF2FDBE" w:rsidR="00F634D0" w:rsidRDefault="00F634D0" w:rsidP="00F634D0">
      <w:pPr>
        <w:spacing w:after="160"/>
        <w:ind w:firstLine="720"/>
        <w:jc w:val="center"/>
      </w:pPr>
      <w:r>
        <w:rPr>
          <w:noProof/>
        </w:rPr>
        <w:drawing>
          <wp:inline distT="0" distB="0" distL="0" distR="0" wp14:anchorId="690AC939" wp14:editId="00AB5050">
            <wp:extent cx="3063875" cy="1937657"/>
            <wp:effectExtent l="0" t="0" r="3175" b="5715"/>
            <wp:docPr id="4336681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8535" cy="1953252"/>
                    </a:xfrm>
                    <a:prstGeom prst="rect">
                      <a:avLst/>
                    </a:prstGeom>
                    <a:noFill/>
                  </pic:spPr>
                </pic:pic>
              </a:graphicData>
            </a:graphic>
          </wp:inline>
        </w:drawing>
      </w:r>
    </w:p>
    <w:p w14:paraId="65F2F751" w14:textId="11219669" w:rsidR="00021FEF" w:rsidRDefault="00021FEF" w:rsidP="00021FEF">
      <w:pPr>
        <w:spacing w:after="160"/>
      </w:pPr>
      <w:r>
        <w:tab/>
        <w:t>Para este gráfico sucede un comportamiento similar al del anterior gráfico, ya que de la misma manera los 6 grupos tienen pendientes similares, lo que nos confirmo lo visto en las pruebas realizadas para observar la significancia de las interacciones.</w:t>
      </w:r>
    </w:p>
    <w:p w14:paraId="1E488211" w14:textId="77777777" w:rsidR="00F634D0" w:rsidRDefault="00F634D0">
      <w:pPr>
        <w:spacing w:after="160"/>
        <w:ind w:firstLine="720"/>
        <w:jc w:val="both"/>
      </w:pPr>
    </w:p>
    <w:p w14:paraId="359A8A2E" w14:textId="77777777" w:rsidR="007766D0" w:rsidRPr="00B24453" w:rsidRDefault="007766D0" w:rsidP="007766D0">
      <w:pPr>
        <w:spacing w:before="400"/>
      </w:pPr>
      <w:r w:rsidRPr="00B24453">
        <w:rPr>
          <w:rFonts w:eastAsia="Times New Roman"/>
          <w:b/>
          <w:bCs/>
          <w:sz w:val="20"/>
          <w:szCs w:val="20"/>
        </w:rPr>
        <w:lastRenderedPageBreak/>
        <w:t>Tabla 1</w:t>
      </w:r>
    </w:p>
    <w:p w14:paraId="04B3C821" w14:textId="77777777" w:rsidR="007766D0" w:rsidRPr="00B24453" w:rsidRDefault="007766D0" w:rsidP="007766D0">
      <w:r w:rsidRPr="00B24453">
        <w:rPr>
          <w:rFonts w:eastAsia="Times New Roman"/>
          <w:i/>
          <w:iCs/>
          <w:sz w:val="20"/>
          <w:szCs w:val="20"/>
        </w:rPr>
        <w:t>Proceso de selección del modelo de tiempo de respuesta mediante eliminación secuencial (LRT)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500"/>
      </w:tblGrid>
      <w:tr w:rsidR="007766D0" w:rsidRPr="00B24453" w14:paraId="30601C3A" w14:textId="77777777" w:rsidTr="00CE5A8A">
        <w:tc>
          <w:tcPr>
            <w:tcW w:w="9200" w:type="dxa"/>
            <w:gridSpan w:val="5"/>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0113D0F" w14:textId="77777777" w:rsidR="007766D0" w:rsidRPr="00B24453" w:rsidRDefault="007766D0" w:rsidP="00CE5A8A">
            <w:pPr>
              <w:jc w:val="center"/>
            </w:pPr>
            <w:r w:rsidRPr="00B24453">
              <w:rPr>
                <w:rFonts w:eastAsia="Times New Roman"/>
                <w:b/>
                <w:bCs/>
                <w:sz w:val="18"/>
                <w:szCs w:val="18"/>
              </w:rPr>
              <w:t>Modelo de Tiempo de Respuesta</w:t>
            </w:r>
          </w:p>
        </w:tc>
      </w:tr>
      <w:tr w:rsidR="007766D0" w:rsidRPr="00B24453" w14:paraId="6E462A68" w14:textId="77777777" w:rsidTr="00CE5A8A">
        <w:tc>
          <w:tcPr>
            <w:tcW w:w="3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227A440" w14:textId="77777777" w:rsidR="007766D0" w:rsidRPr="00B24453" w:rsidRDefault="007766D0" w:rsidP="00CE5A8A">
            <w:r w:rsidRPr="00B24453">
              <w:rPr>
                <w:rFonts w:eastAsia="Times New Roman"/>
                <w:b/>
                <w:bCs/>
                <w:sz w:val="18"/>
                <w:szCs w:val="18"/>
              </w:rPr>
              <w:t>Efecto eliminado</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5D52827" w14:textId="77777777" w:rsidR="007766D0" w:rsidRPr="00B24453" w:rsidRDefault="007766D0" w:rsidP="00CE5A8A">
            <w:pPr>
              <w:jc w:val="center"/>
            </w:pPr>
            <w:r w:rsidRPr="00B24453">
              <w:rPr>
                <w:rFonts w:eastAsia="Times New Roman"/>
                <w:b/>
                <w:bCs/>
                <w:sz w:val="18"/>
                <w:szCs w:val="18"/>
              </w:rPr>
              <w:t>LRT</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D725895" w14:textId="77777777" w:rsidR="007766D0" w:rsidRPr="00B24453" w:rsidRDefault="007766D0" w:rsidP="00CE5A8A">
            <w:pPr>
              <w:jc w:val="center"/>
            </w:pPr>
            <w:r w:rsidRPr="00B24453">
              <w:rPr>
                <w:rFonts w:eastAsia="Times New Roman"/>
                <w:b/>
                <w:bCs/>
                <w:sz w:val="18"/>
                <w:szCs w:val="18"/>
              </w:rPr>
              <w:t>gl</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6BCFBB5" w14:textId="77777777" w:rsidR="007766D0" w:rsidRPr="00B24453" w:rsidRDefault="007766D0" w:rsidP="00CE5A8A">
            <w:pPr>
              <w:jc w:val="center"/>
            </w:pPr>
            <w:r w:rsidRPr="00B24453">
              <w:rPr>
                <w:rFonts w:eastAsia="Times New Roman"/>
                <w:b/>
                <w:bCs/>
                <w:sz w:val="18"/>
                <w:szCs w:val="18"/>
              </w:rPr>
              <w:t>AIC</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4B1135B4" w14:textId="77777777" w:rsidR="007766D0" w:rsidRPr="00B24453" w:rsidRDefault="007766D0" w:rsidP="00CE5A8A">
            <w:pPr>
              <w:jc w:val="center"/>
            </w:pPr>
            <w:r w:rsidRPr="00B24453">
              <w:rPr>
                <w:rFonts w:eastAsia="Times New Roman"/>
                <w:b/>
                <w:bCs/>
                <w:sz w:val="18"/>
                <w:szCs w:val="18"/>
              </w:rPr>
              <w:t>p</w:t>
            </w:r>
          </w:p>
        </w:tc>
      </w:tr>
      <w:tr w:rsidR="007766D0" w:rsidRPr="00B24453" w14:paraId="4504AE56" w14:textId="77777777" w:rsidTr="00CE5A8A">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D5C6D4" w14:textId="77777777" w:rsidR="007766D0" w:rsidRPr="00B24453" w:rsidRDefault="007766D0" w:rsidP="00CE5A8A">
            <w:pPr>
              <w:rPr>
                <w:rFonts w:eastAsia="Times New Roman"/>
                <w:color w:val="000000"/>
                <w:sz w:val="18"/>
                <w:szCs w:val="18"/>
              </w:rPr>
            </w:pPr>
            <w:r w:rsidRPr="00B24453">
              <w:rPr>
                <w:rFonts w:eastAsia="Times New Roman"/>
                <w:color w:val="000000"/>
                <w:sz w:val="18"/>
                <w:szCs w:val="18"/>
              </w:rPr>
              <w:t>Herramienta × Pregunta</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396DFB" w14:textId="77777777" w:rsidR="007766D0" w:rsidRPr="00B24453" w:rsidRDefault="007766D0" w:rsidP="00CE5A8A">
            <w:pPr>
              <w:jc w:val="center"/>
            </w:pPr>
            <w:r w:rsidRPr="00B24453">
              <w:rPr>
                <w:rFonts w:eastAsia="Times New Roman"/>
                <w:color w:val="000000"/>
                <w:sz w:val="18"/>
                <w:szCs w:val="18"/>
              </w:rPr>
              <w:t>0.93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3D3482" w14:textId="77777777" w:rsidR="007766D0" w:rsidRPr="00B24453" w:rsidRDefault="007766D0" w:rsidP="00CE5A8A">
            <w:pPr>
              <w:jc w:val="center"/>
            </w:pPr>
            <w:r w:rsidRPr="00B24453">
              <w:rPr>
                <w:rFonts w:eastAsia="Times New Roman"/>
                <w:color w:val="000000"/>
                <w:sz w:val="18"/>
                <w:szCs w:val="18"/>
              </w:rPr>
              <w:t>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1468E0" w14:textId="77777777" w:rsidR="007766D0" w:rsidRPr="00B24453" w:rsidRDefault="007766D0" w:rsidP="00CE5A8A">
            <w:pPr>
              <w:jc w:val="center"/>
            </w:pPr>
            <w:r w:rsidRPr="00B24453">
              <w:rPr>
                <w:rFonts w:eastAsia="Times New Roman"/>
                <w:color w:val="000000"/>
                <w:sz w:val="18"/>
                <w:szCs w:val="18"/>
              </w:rPr>
              <w:t>−5.08</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080069" w14:textId="77777777" w:rsidR="007766D0" w:rsidRPr="00B24453" w:rsidRDefault="007766D0" w:rsidP="00CE5A8A">
            <w:pPr>
              <w:jc w:val="center"/>
            </w:pPr>
            <w:r w:rsidRPr="00B24453">
              <w:rPr>
                <w:rFonts w:eastAsia="Times New Roman"/>
                <w:color w:val="000000"/>
                <w:sz w:val="18"/>
                <w:szCs w:val="18"/>
              </w:rPr>
              <w:t>0.819</w:t>
            </w:r>
          </w:p>
        </w:tc>
      </w:tr>
      <w:tr w:rsidR="007766D0" w:rsidRPr="00B24453" w14:paraId="2066600E" w14:textId="77777777" w:rsidTr="00CE5A8A">
        <w:tc>
          <w:tcPr>
            <w:tcW w:w="3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FA0EC30" w14:textId="77777777" w:rsidR="007766D0" w:rsidRPr="00B24453" w:rsidRDefault="007766D0" w:rsidP="00CE5A8A">
            <w:r w:rsidRPr="00B24453">
              <w:rPr>
                <w:rFonts w:eastAsia="Times New Roman"/>
                <w:color w:val="000000"/>
                <w:sz w:val="18"/>
                <w:szCs w:val="18"/>
              </w:rPr>
              <w:t>Herramienta × Grupo</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B91CA33" w14:textId="77777777" w:rsidR="007766D0" w:rsidRPr="00B24453" w:rsidRDefault="007766D0" w:rsidP="00CE5A8A">
            <w:pPr>
              <w:jc w:val="center"/>
            </w:pPr>
            <w:r w:rsidRPr="00B24453">
              <w:rPr>
                <w:rFonts w:eastAsia="Times New Roman"/>
                <w:color w:val="000000"/>
                <w:sz w:val="18"/>
                <w:szCs w:val="18"/>
              </w:rPr>
              <w:t>0.3</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306DB6B" w14:textId="77777777" w:rsidR="007766D0" w:rsidRPr="00B24453" w:rsidRDefault="007766D0" w:rsidP="00CE5A8A">
            <w:pPr>
              <w:jc w:val="center"/>
            </w:pPr>
            <w:r w:rsidRPr="00B24453">
              <w:rPr>
                <w:rFonts w:eastAsia="Times New Roman"/>
                <w:color w:val="000000"/>
                <w:sz w:val="18"/>
                <w:szCs w:val="18"/>
              </w:rPr>
              <w:t>3</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91C905C" w14:textId="77777777" w:rsidR="007766D0" w:rsidRPr="00B24453" w:rsidRDefault="007766D0" w:rsidP="00CE5A8A">
            <w:pPr>
              <w:jc w:val="center"/>
            </w:pPr>
            <w:r w:rsidRPr="00B24453">
              <w:rPr>
                <w:rFonts w:eastAsia="Times New Roman"/>
                <w:color w:val="000000"/>
                <w:sz w:val="18"/>
                <w:szCs w:val="18"/>
              </w:rPr>
              <w:t>−5.63</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7DACFE4" w14:textId="77777777" w:rsidR="007766D0" w:rsidRPr="00B24453" w:rsidRDefault="007766D0" w:rsidP="00CE5A8A">
            <w:pPr>
              <w:jc w:val="center"/>
            </w:pPr>
            <w:r w:rsidRPr="00B24453">
              <w:rPr>
                <w:rFonts w:eastAsia="Times New Roman"/>
                <w:color w:val="000000"/>
                <w:sz w:val="18"/>
                <w:szCs w:val="18"/>
              </w:rPr>
              <w:t>0.961</w:t>
            </w:r>
          </w:p>
        </w:tc>
      </w:tr>
    </w:tbl>
    <w:p w14:paraId="3294D965" w14:textId="1364C46C" w:rsidR="009151CD" w:rsidRPr="00F73353" w:rsidRDefault="007766D0" w:rsidP="009151CD">
      <w:pPr>
        <w:spacing w:before="60" w:after="300"/>
        <w:rPr>
          <w:rFonts w:eastAsia="Times New Roman"/>
          <w:i/>
          <w:iCs/>
          <w:sz w:val="18"/>
          <w:szCs w:val="18"/>
        </w:rPr>
      </w:pPr>
      <w:r w:rsidRPr="00F73353">
        <w:rPr>
          <w:rFonts w:eastAsia="Times New Roman"/>
          <w:i/>
          <w:iCs/>
          <w:sz w:val="18"/>
          <w:szCs w:val="18"/>
        </w:rPr>
        <w:t xml:space="preserve">Nota. </w:t>
      </w:r>
      <w:r w:rsidR="009151CD" w:rsidRPr="00F73353">
        <w:rPr>
          <w:rFonts w:eastAsia="Times New Roman"/>
          <w:i/>
          <w:iCs/>
          <w:sz w:val="18"/>
          <w:szCs w:val="18"/>
        </w:rPr>
        <w:t>LRT = estadístico de la prueba de razón de verosimilitud. gl = grados de libertad. AIC = diferencia en AIC respecto al modelo con la interacción incluida; valores negativos indican reducción del AIC al eliminar el término. La interacción Herramienta × Semestre fue descartada deficiente y no se incluye en la tabla.</w:t>
      </w:r>
    </w:p>
    <w:p w14:paraId="3C591C34" w14:textId="419BDA9F" w:rsidR="00C215A9" w:rsidRDefault="00C215A9" w:rsidP="00C215A9">
      <w:pPr>
        <w:spacing w:after="160"/>
        <w:ind w:firstLine="708"/>
        <w:jc w:val="both"/>
      </w:pPr>
      <w:r w:rsidRPr="00C215A9">
        <w:t>En el modelo final, los tres efectos fijos mostraron resultados distintos en cuanto a su relevancia. El factor pregunta resultó el más influyente con una probabilidad asociada de 0.002, seguido del grupo académico con p &lt; 0.001. La herramienta, por su parte, mostró una probabilidad de 0.051, sugiriendo una tendencia a tiempos ligeramente menores con el juez en línea, aunque sin alcanzar el nivel de significancia del 5% (Ver Tabla 2).</w:t>
      </w:r>
    </w:p>
    <w:p w14:paraId="12FB7D0E" w14:textId="7A08BD75" w:rsidR="007766D0" w:rsidRPr="00F77F87" w:rsidRDefault="007766D0" w:rsidP="009F28AD">
      <w:pPr>
        <w:jc w:val="both"/>
        <w:rPr>
          <w:sz w:val="20"/>
          <w:szCs w:val="20"/>
        </w:rPr>
      </w:pPr>
      <w:r w:rsidRPr="00F77F87">
        <w:rPr>
          <w:rFonts w:ascii="Times New Roman" w:eastAsia="Times New Roman" w:hAnsi="Times New Roman" w:cs="Times New Roman"/>
          <w:b/>
          <w:bCs/>
          <w:sz w:val="18"/>
          <w:szCs w:val="18"/>
        </w:rPr>
        <w:t>Tabla 2</w:t>
      </w:r>
    </w:p>
    <w:p w14:paraId="54F93B8E" w14:textId="2868551D" w:rsidR="007766D0" w:rsidRPr="00795078" w:rsidRDefault="00963998" w:rsidP="007766D0">
      <w:r w:rsidRPr="006A3D53">
        <w:rPr>
          <w:rFonts w:eastAsia="Times New Roman"/>
          <w:i/>
          <w:iCs/>
          <w:sz w:val="20"/>
          <w:szCs w:val="20"/>
        </w:rPr>
        <w:t xml:space="preserve">Valores de </w:t>
      </w:r>
      <w:r w:rsidR="006A3D53" w:rsidRPr="006A3D53">
        <w:rPr>
          <w:rFonts w:eastAsia="Times New Roman"/>
          <w:i/>
          <w:iCs/>
          <w:sz w:val="20"/>
          <w:szCs w:val="20"/>
        </w:rPr>
        <w:t>las pruebas LRT, para cada factor</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tblGrid>
      <w:tr w:rsidR="007766D0" w:rsidRPr="00795078" w14:paraId="467C0230" w14:textId="77777777" w:rsidTr="00CE5A8A">
        <w:tc>
          <w:tcPr>
            <w:tcW w:w="7700" w:type="dxa"/>
            <w:gridSpan w:val="4"/>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86E9CA3" w14:textId="5BB3E30B" w:rsidR="007766D0" w:rsidRPr="00795078" w:rsidRDefault="007766D0" w:rsidP="00CE5A8A">
            <w:pPr>
              <w:jc w:val="center"/>
            </w:pPr>
            <w:r w:rsidRPr="00795078">
              <w:rPr>
                <w:rFonts w:eastAsia="Times New Roman"/>
                <w:b/>
                <w:bCs/>
                <w:sz w:val="18"/>
                <w:szCs w:val="18"/>
              </w:rPr>
              <w:t xml:space="preserve">Modelo de </w:t>
            </w:r>
            <w:r w:rsidR="00963998" w:rsidRPr="00795078">
              <w:rPr>
                <w:rFonts w:eastAsia="Times New Roman"/>
                <w:b/>
                <w:bCs/>
                <w:sz w:val="18"/>
                <w:szCs w:val="18"/>
              </w:rPr>
              <w:t>t</w:t>
            </w:r>
            <w:r w:rsidRPr="00795078">
              <w:rPr>
                <w:rFonts w:eastAsia="Times New Roman"/>
                <w:b/>
                <w:bCs/>
                <w:sz w:val="18"/>
                <w:szCs w:val="18"/>
              </w:rPr>
              <w:t xml:space="preserve">iempo de </w:t>
            </w:r>
            <w:r w:rsidR="00963998" w:rsidRPr="00795078">
              <w:rPr>
                <w:rFonts w:eastAsia="Times New Roman"/>
                <w:b/>
                <w:bCs/>
                <w:sz w:val="18"/>
                <w:szCs w:val="18"/>
              </w:rPr>
              <w:t>r</w:t>
            </w:r>
            <w:r w:rsidRPr="00795078">
              <w:rPr>
                <w:rFonts w:eastAsia="Times New Roman"/>
                <w:b/>
                <w:bCs/>
                <w:sz w:val="18"/>
                <w:szCs w:val="18"/>
              </w:rPr>
              <w:t>espuesta</w:t>
            </w:r>
          </w:p>
        </w:tc>
      </w:tr>
      <w:tr w:rsidR="007766D0" w:rsidRPr="00795078" w14:paraId="0D6FE370" w14:textId="77777777" w:rsidTr="00CE5A8A">
        <w:tc>
          <w:tcPr>
            <w:tcW w:w="3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1E6CD7B6" w14:textId="77777777" w:rsidR="007766D0" w:rsidRPr="00795078" w:rsidRDefault="007766D0" w:rsidP="00CE5A8A">
            <w:r w:rsidRPr="00795078">
              <w:rPr>
                <w:rFonts w:eastAsia="Times New Roman"/>
                <w:b/>
                <w:bCs/>
                <w:sz w:val="18"/>
                <w:szCs w:val="18"/>
              </w:rPr>
              <w:t>Efecto</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09C26A6" w14:textId="77777777" w:rsidR="007766D0" w:rsidRPr="00795078" w:rsidRDefault="007766D0" w:rsidP="00CE5A8A">
            <w:pPr>
              <w:jc w:val="center"/>
            </w:pPr>
            <w:r w:rsidRPr="00795078">
              <w:rPr>
                <w:rFonts w:eastAsia="Times New Roman"/>
                <w:b/>
                <w:bCs/>
                <w:sz w:val="18"/>
                <w:szCs w:val="18"/>
              </w:rPr>
              <w:t>LRT</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11839DBA" w14:textId="77777777" w:rsidR="007766D0" w:rsidRPr="00795078" w:rsidRDefault="007766D0" w:rsidP="00CE5A8A">
            <w:pPr>
              <w:jc w:val="center"/>
            </w:pPr>
            <w:r w:rsidRPr="00795078">
              <w:rPr>
                <w:rFonts w:eastAsia="Times New Roman"/>
                <w:b/>
                <w:bCs/>
                <w:sz w:val="18"/>
                <w:szCs w:val="18"/>
              </w:rPr>
              <w:t>gl</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1469FDF" w14:textId="77777777" w:rsidR="007766D0" w:rsidRPr="00795078" w:rsidRDefault="007766D0" w:rsidP="00CE5A8A">
            <w:pPr>
              <w:jc w:val="center"/>
            </w:pPr>
            <w:r w:rsidRPr="00795078">
              <w:rPr>
                <w:rFonts w:eastAsia="Times New Roman"/>
                <w:b/>
                <w:bCs/>
                <w:sz w:val="18"/>
                <w:szCs w:val="18"/>
              </w:rPr>
              <w:t>p</w:t>
            </w:r>
          </w:p>
        </w:tc>
      </w:tr>
      <w:tr w:rsidR="007766D0" w:rsidRPr="00795078" w14:paraId="0C20F47D" w14:textId="77777777" w:rsidTr="00CE5A8A">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7506B9" w14:textId="77777777" w:rsidR="007766D0" w:rsidRPr="00795078" w:rsidRDefault="007766D0" w:rsidP="00CE5A8A">
            <w:r w:rsidRPr="00795078">
              <w:rPr>
                <w:rFonts w:eastAsia="Times New Roman"/>
                <w:color w:val="000000"/>
                <w:sz w:val="18"/>
                <w:szCs w:val="18"/>
              </w:rPr>
              <w:t>Pregunta</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8FADAD" w14:textId="77777777" w:rsidR="007766D0" w:rsidRPr="00795078" w:rsidRDefault="007766D0" w:rsidP="00CE5A8A">
            <w:pPr>
              <w:jc w:val="center"/>
            </w:pPr>
            <w:r w:rsidRPr="00795078">
              <w:rPr>
                <w:rFonts w:eastAsia="Times New Roman"/>
                <w:color w:val="000000"/>
                <w:sz w:val="18"/>
                <w:szCs w:val="18"/>
              </w:rPr>
              <w:t>14.87</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06AC77" w14:textId="77777777" w:rsidR="007766D0" w:rsidRPr="00795078" w:rsidRDefault="007766D0" w:rsidP="00CE5A8A">
            <w:pPr>
              <w:jc w:val="center"/>
            </w:pPr>
            <w:r w:rsidRPr="00795078">
              <w:rPr>
                <w:rFonts w:eastAsia="Times New Roman"/>
                <w:color w:val="000000"/>
                <w:sz w:val="18"/>
                <w:szCs w:val="18"/>
              </w:rPr>
              <w:t>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130E86" w14:textId="77777777" w:rsidR="007766D0" w:rsidRPr="00795078" w:rsidRDefault="007766D0" w:rsidP="00CE5A8A">
            <w:pPr>
              <w:jc w:val="center"/>
            </w:pPr>
            <w:r w:rsidRPr="00795078">
              <w:rPr>
                <w:rFonts w:eastAsia="Times New Roman"/>
                <w:color w:val="000000"/>
                <w:sz w:val="18"/>
                <w:szCs w:val="18"/>
              </w:rPr>
              <w:t>0.002</w:t>
            </w:r>
          </w:p>
        </w:tc>
      </w:tr>
      <w:tr w:rsidR="007766D0" w:rsidRPr="00795078" w14:paraId="2928E228" w14:textId="77777777" w:rsidTr="00CE5A8A">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500FA9" w14:textId="16CA1718" w:rsidR="007766D0" w:rsidRPr="00795078" w:rsidRDefault="007766D0" w:rsidP="00CE5A8A">
            <w:r w:rsidRPr="00795078">
              <w:rPr>
                <w:rFonts w:eastAsia="Times New Roman"/>
                <w:color w:val="000000"/>
                <w:sz w:val="18"/>
                <w:szCs w:val="18"/>
              </w:rPr>
              <w:t xml:space="preserve">Grupo </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75C5B4" w14:textId="77777777" w:rsidR="007766D0" w:rsidRPr="00795078" w:rsidRDefault="007766D0" w:rsidP="00CE5A8A">
            <w:pPr>
              <w:jc w:val="center"/>
            </w:pPr>
            <w:r w:rsidRPr="00795078">
              <w:rPr>
                <w:rFonts w:eastAsia="Times New Roman"/>
                <w:color w:val="000000"/>
                <w:sz w:val="18"/>
                <w:szCs w:val="18"/>
              </w:rPr>
              <w:t>27.03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2E2ECF" w14:textId="77777777" w:rsidR="007766D0" w:rsidRPr="00795078" w:rsidRDefault="007766D0" w:rsidP="00CE5A8A">
            <w:pPr>
              <w:jc w:val="center"/>
            </w:pPr>
            <w:r w:rsidRPr="00795078">
              <w:rPr>
                <w:rFonts w:eastAsia="Times New Roman"/>
                <w:color w:val="000000"/>
                <w:sz w:val="18"/>
                <w:szCs w:val="18"/>
              </w:rPr>
              <w:t>4</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C67951" w14:textId="77777777" w:rsidR="007766D0" w:rsidRPr="00795078" w:rsidRDefault="007766D0" w:rsidP="00CE5A8A">
            <w:pPr>
              <w:jc w:val="center"/>
            </w:pPr>
            <w:r w:rsidRPr="00795078">
              <w:rPr>
                <w:rFonts w:eastAsia="Times New Roman"/>
                <w:color w:val="000000"/>
                <w:sz w:val="18"/>
                <w:szCs w:val="18"/>
              </w:rPr>
              <w:t>&lt; 0.001</w:t>
            </w:r>
          </w:p>
        </w:tc>
      </w:tr>
      <w:tr w:rsidR="007766D0" w:rsidRPr="004E32E4" w14:paraId="2A83FD13" w14:textId="77777777" w:rsidTr="00CE5A8A">
        <w:tc>
          <w:tcPr>
            <w:tcW w:w="3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78E82F" w14:textId="77777777" w:rsidR="007766D0" w:rsidRPr="00795078" w:rsidRDefault="007766D0" w:rsidP="00CE5A8A">
            <w:r w:rsidRPr="00795078">
              <w:rPr>
                <w:rFonts w:eastAsia="Times New Roman"/>
                <w:color w:val="000000"/>
                <w:sz w:val="18"/>
                <w:szCs w:val="18"/>
              </w:rPr>
              <w:t>Herramienta</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97009C5" w14:textId="77777777" w:rsidR="007766D0" w:rsidRPr="00795078" w:rsidRDefault="007766D0" w:rsidP="00CE5A8A">
            <w:pPr>
              <w:jc w:val="center"/>
            </w:pPr>
            <w:r w:rsidRPr="00795078">
              <w:rPr>
                <w:rFonts w:eastAsia="Times New Roman"/>
                <w:color w:val="000000"/>
                <w:sz w:val="18"/>
                <w:szCs w:val="18"/>
              </w:rPr>
              <w:t>3.81</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A33BB56" w14:textId="77777777" w:rsidR="007766D0" w:rsidRPr="00795078" w:rsidRDefault="007766D0" w:rsidP="00CE5A8A">
            <w:pPr>
              <w:jc w:val="center"/>
            </w:pPr>
            <w:r w:rsidRPr="00795078">
              <w:rPr>
                <w:rFonts w:eastAsia="Times New Roman"/>
                <w:color w:val="000000"/>
                <w:sz w:val="18"/>
                <w:szCs w:val="18"/>
              </w:rPr>
              <w:t>1</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DA693E0" w14:textId="77777777" w:rsidR="007766D0" w:rsidRPr="00795078" w:rsidRDefault="007766D0" w:rsidP="00CE5A8A">
            <w:pPr>
              <w:jc w:val="center"/>
            </w:pPr>
            <w:r w:rsidRPr="00795078">
              <w:rPr>
                <w:rFonts w:eastAsia="Times New Roman"/>
                <w:color w:val="000000"/>
                <w:sz w:val="18"/>
                <w:szCs w:val="18"/>
              </w:rPr>
              <w:t>0.051</w:t>
            </w:r>
          </w:p>
        </w:tc>
      </w:tr>
    </w:tbl>
    <w:p w14:paraId="450F9E21" w14:textId="77777777" w:rsidR="00F73353" w:rsidRDefault="007766D0" w:rsidP="00F73353">
      <w:pPr>
        <w:spacing w:before="60" w:after="300"/>
        <w:rPr>
          <w:rFonts w:eastAsia="Times New Roman"/>
          <w:sz w:val="18"/>
          <w:szCs w:val="18"/>
        </w:rPr>
      </w:pPr>
      <w:r w:rsidRPr="00F73353">
        <w:rPr>
          <w:rFonts w:eastAsia="Times New Roman"/>
          <w:i/>
          <w:iCs/>
          <w:sz w:val="18"/>
          <w:szCs w:val="18"/>
        </w:rPr>
        <w:t xml:space="preserve">Nota. </w:t>
      </w:r>
      <w:r w:rsidR="00F73353" w:rsidRPr="00F73353">
        <w:rPr>
          <w:rFonts w:eastAsia="Times New Roman"/>
          <w:sz w:val="18"/>
          <w:szCs w:val="18"/>
        </w:rPr>
        <w:t>LRT = estadístico de la prueba de razón de verosimilitud. gl = grados de libertad. p = valor p asociado a la prueba.</w:t>
      </w:r>
    </w:p>
    <w:p w14:paraId="1F23AD56" w14:textId="23C1CCE3" w:rsidR="00A66BE4" w:rsidRDefault="00F8438A" w:rsidP="000505BE">
      <w:pPr>
        <w:spacing w:before="60" w:after="300"/>
        <w:ind w:firstLine="708"/>
        <w:rPr>
          <w:rFonts w:eastAsia="Times New Roman"/>
        </w:rPr>
      </w:pPr>
      <w:ins w:id="29" w:author="RICARDO ALVARADO BARRANTES" w:date="2026-07-01T17:32:00Z">
        <w:r>
          <w:rPr>
            <w:rFonts w:eastAsia="Times New Roman"/>
          </w:rPr>
          <w:t xml:space="preserve">De alguna forma decir que solo estas comparaciones fueron significativas y las otras no </w:t>
        </w:r>
      </w:ins>
      <w:r w:rsidR="00A66BE4" w:rsidRPr="00A66BE4">
        <w:rPr>
          <w:rFonts w:eastAsia="Times New Roman"/>
        </w:rPr>
        <w:t>Las comparaciones múltiples entre preguntas revelaron que la pregunta 2 registró tiempos medios significativamente menores que la pregunta 1, con un intervalo de confianza del 95% que indica que el tiempo promedio de la pregunta 1 es entre un 21.4% y un 89.4% mayor que el de la pregunta 2</w:t>
      </w:r>
      <w:r w:rsidR="00A66BE4">
        <w:rPr>
          <w:rFonts w:eastAsia="Times New Roman"/>
        </w:rPr>
        <w:t xml:space="preserve"> </w:t>
      </w:r>
      <w:r w:rsidR="00A66BE4" w:rsidRPr="00A66BE4">
        <w:rPr>
          <w:rFonts w:eastAsia="Times New Roman"/>
        </w:rPr>
        <w:t>(Ver Tabla 3). Adicionalmente, la pregunta 2 también presentó tiempos significativamente menores que la pregunta 4. Las preguntas 3 y 4 no difirieron significativamente de la pregunta 1, ni la pregunta 3 respecto a la pregunta 2.</w:t>
      </w:r>
    </w:p>
    <w:p w14:paraId="22B16664" w14:textId="3F39955C" w:rsidR="00E4257E" w:rsidRPr="00C215A9" w:rsidRDefault="00E4257E" w:rsidP="00E4257E">
      <w:pPr>
        <w:spacing w:before="400"/>
      </w:pPr>
      <w:r w:rsidRPr="00C215A9">
        <w:rPr>
          <w:rFonts w:eastAsia="Times New Roman"/>
          <w:b/>
          <w:bCs/>
          <w:sz w:val="20"/>
          <w:szCs w:val="20"/>
        </w:rPr>
        <w:t>Tabla 3</w:t>
      </w:r>
    </w:p>
    <w:p w14:paraId="0AB1C1EE" w14:textId="732AF808" w:rsidR="00E4257E" w:rsidRPr="00C215A9" w:rsidRDefault="00E4257E" w:rsidP="00E4257E">
      <w:r w:rsidRPr="00C215A9">
        <w:rPr>
          <w:rFonts w:eastAsia="Times New Roman"/>
          <w:i/>
          <w:iCs/>
          <w:sz w:val="20"/>
          <w:szCs w:val="20"/>
        </w:rPr>
        <w:t xml:space="preserve">Comparaciones de Tukey para el efecto de pregunta en el modelo de tiempo de respuesta </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tblGrid>
      <w:tr w:rsidR="00E4257E" w:rsidRPr="00C215A9" w14:paraId="4856699A" w14:textId="77777777" w:rsidTr="0044350F">
        <w:tc>
          <w:tcPr>
            <w:tcW w:w="7300" w:type="dxa"/>
            <w:gridSpan w:val="4"/>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0697265" w14:textId="77777777" w:rsidR="00E4257E" w:rsidRPr="00C215A9" w:rsidRDefault="00E4257E" w:rsidP="0044350F">
            <w:pPr>
              <w:jc w:val="center"/>
            </w:pPr>
            <w:r w:rsidRPr="00C215A9">
              <w:rPr>
                <w:rFonts w:eastAsia="Times New Roman"/>
                <w:b/>
                <w:bCs/>
                <w:sz w:val="18"/>
                <w:szCs w:val="18"/>
              </w:rPr>
              <w:t>Modelo de Tiempo de Respuesta</w:t>
            </w:r>
          </w:p>
        </w:tc>
      </w:tr>
      <w:tr w:rsidR="00E4257E" w:rsidRPr="00C215A9" w14:paraId="19757814" w14:textId="77777777" w:rsidTr="0044350F">
        <w:tc>
          <w:tcPr>
            <w:tcW w:w="2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361E1BC7" w14:textId="77777777" w:rsidR="00E4257E" w:rsidRPr="00C215A9" w:rsidRDefault="00E4257E" w:rsidP="0044350F">
            <w:r w:rsidRPr="00C215A9">
              <w:rPr>
                <w:rFonts w:eastAsia="Times New Roman"/>
                <w:b/>
                <w:bCs/>
                <w:sz w:val="18"/>
                <w:szCs w:val="18"/>
              </w:rPr>
              <w:t>Contraste</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3C1C6B2C" w14:textId="77777777" w:rsidR="00E4257E" w:rsidRPr="00C215A9" w:rsidRDefault="00E4257E" w:rsidP="0044350F">
            <w:pPr>
              <w:jc w:val="center"/>
            </w:pPr>
            <w:r w:rsidRPr="00C215A9">
              <w:rPr>
                <w:rFonts w:eastAsia="Times New Roman"/>
                <w:b/>
                <w:bCs/>
                <w:sz w:val="18"/>
                <w:szCs w:val="18"/>
              </w:rPr>
              <w:t>Estimación</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9485492" w14:textId="77777777" w:rsidR="00E4257E" w:rsidRPr="00C215A9" w:rsidRDefault="00E4257E" w:rsidP="0044350F">
            <w:pPr>
              <w:jc w:val="center"/>
            </w:pPr>
            <w:r w:rsidRPr="00C215A9">
              <w:rPr>
                <w:rFonts w:eastAsia="Times New Roman"/>
                <w:b/>
                <w:bCs/>
                <w:sz w:val="18"/>
                <w:szCs w:val="18"/>
              </w:rPr>
              <w:t>IC 95% inf.</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6E139DB" w14:textId="77777777" w:rsidR="00E4257E" w:rsidRPr="00C215A9" w:rsidRDefault="00E4257E" w:rsidP="0044350F">
            <w:pPr>
              <w:jc w:val="center"/>
            </w:pPr>
            <w:r w:rsidRPr="00C215A9">
              <w:rPr>
                <w:rFonts w:eastAsia="Times New Roman"/>
                <w:b/>
                <w:bCs/>
                <w:sz w:val="18"/>
                <w:szCs w:val="18"/>
              </w:rPr>
              <w:t>IC 95% sup.</w:t>
            </w:r>
          </w:p>
        </w:tc>
      </w:tr>
      <w:tr w:rsidR="00E4257E" w:rsidRPr="00C215A9" w14:paraId="6B5FB1DE" w14:textId="77777777" w:rsidTr="0044350F">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8C51DC" w14:textId="1C47EC5D" w:rsidR="00E4257E" w:rsidRPr="00C215A9" w:rsidRDefault="00E4257E" w:rsidP="0044350F">
            <w:pPr>
              <w:rPr>
                <w:rFonts w:eastAsia="Times New Roman"/>
                <w:color w:val="000000"/>
                <w:sz w:val="18"/>
                <w:szCs w:val="18"/>
              </w:rPr>
            </w:pPr>
            <w:r w:rsidRPr="00C215A9">
              <w:rPr>
                <w:rFonts w:eastAsia="Times New Roman"/>
                <w:color w:val="000000"/>
                <w:sz w:val="18"/>
                <w:szCs w:val="18"/>
              </w:rPr>
              <w:t xml:space="preserve">Pregunta </w:t>
            </w:r>
            <w:r w:rsidR="00D630B4" w:rsidRPr="00C215A9">
              <w:rPr>
                <w:rFonts w:eastAsia="Times New Roman"/>
                <w:color w:val="000000"/>
                <w:sz w:val="18"/>
                <w:szCs w:val="18"/>
              </w:rPr>
              <w:t>1</w:t>
            </w:r>
            <w:r w:rsidRPr="00C215A9">
              <w:rPr>
                <w:rFonts w:eastAsia="Times New Roman"/>
                <w:color w:val="000000"/>
                <w:sz w:val="18"/>
                <w:szCs w:val="18"/>
              </w:rPr>
              <w:t xml:space="preserve"> vs </w:t>
            </w:r>
            <w:r w:rsidR="00D630B4" w:rsidRPr="00C215A9">
              <w:rPr>
                <w:rFonts w:eastAsia="Times New Roman"/>
                <w:color w:val="000000"/>
                <w:sz w:val="18"/>
                <w:szCs w:val="18"/>
              </w:rPr>
              <w:t>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2D406A" w14:textId="7C5CD0EA" w:rsidR="00E4257E" w:rsidRPr="00C215A9" w:rsidRDefault="00D630B4" w:rsidP="00D630B4">
            <w:pPr>
              <w:jc w:val="center"/>
              <w:rPr>
                <w:rFonts w:eastAsia="Times New Roman"/>
                <w:color w:val="000000"/>
                <w:sz w:val="18"/>
                <w:szCs w:val="18"/>
              </w:rPr>
            </w:pPr>
            <w:r w:rsidRPr="00C215A9">
              <w:rPr>
                <w:rFonts w:eastAsia="Times New Roman"/>
                <w:color w:val="000000"/>
                <w:sz w:val="18"/>
                <w:szCs w:val="18"/>
              </w:rPr>
              <w:t>1.517</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0CCDAA" w14:textId="5EE09525" w:rsidR="00E4257E" w:rsidRPr="00C215A9" w:rsidRDefault="00B24453" w:rsidP="00D630B4">
            <w:pPr>
              <w:jc w:val="center"/>
              <w:rPr>
                <w:rFonts w:eastAsia="Times New Roman"/>
                <w:color w:val="000000"/>
                <w:sz w:val="18"/>
                <w:szCs w:val="18"/>
              </w:rPr>
            </w:pPr>
            <w:r w:rsidRPr="00C215A9">
              <w:rPr>
                <w:rFonts w:eastAsia="Times New Roman"/>
                <w:color w:val="000000"/>
                <w:sz w:val="18"/>
                <w:szCs w:val="18"/>
              </w:rPr>
              <w:t>0.223</w:t>
            </w:r>
            <w:r w:rsidR="00D630B4" w:rsidRPr="00C215A9">
              <w:rPr>
                <w:rFonts w:eastAsia="Times New Roman"/>
                <w:color w:val="000000"/>
                <w:sz w:val="18"/>
                <w:szCs w:val="18"/>
              </w:rPr>
              <w:t xml:space="preserve"> </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3AE493" w14:textId="4F7FBF1B" w:rsidR="00E4257E" w:rsidRPr="00C215A9" w:rsidRDefault="00B24453" w:rsidP="00D630B4">
            <w:pPr>
              <w:jc w:val="center"/>
              <w:rPr>
                <w:rFonts w:eastAsia="Times New Roman"/>
                <w:color w:val="000000"/>
                <w:sz w:val="18"/>
                <w:szCs w:val="18"/>
              </w:rPr>
            </w:pPr>
            <w:r w:rsidRPr="00C215A9">
              <w:rPr>
                <w:rFonts w:eastAsia="Times New Roman"/>
                <w:color w:val="000000"/>
                <w:sz w:val="18"/>
                <w:szCs w:val="18"/>
              </w:rPr>
              <w:t>0.61</w:t>
            </w:r>
          </w:p>
        </w:tc>
      </w:tr>
      <w:tr w:rsidR="00E4257E" w:rsidRPr="004E32E4" w14:paraId="6314BBF0" w14:textId="77777777" w:rsidTr="0044350F">
        <w:tc>
          <w:tcPr>
            <w:tcW w:w="2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09F2BB8" w14:textId="0B3ED316" w:rsidR="00E4257E" w:rsidRPr="00C215A9" w:rsidRDefault="00E4257E" w:rsidP="0044350F">
            <w:r w:rsidRPr="00C215A9">
              <w:rPr>
                <w:rFonts w:eastAsia="Times New Roman"/>
                <w:color w:val="000000"/>
                <w:sz w:val="18"/>
                <w:szCs w:val="18"/>
              </w:rPr>
              <w:t xml:space="preserve">Pregunta </w:t>
            </w:r>
            <w:r w:rsidR="00D630B4" w:rsidRPr="00C215A9">
              <w:rPr>
                <w:rFonts w:eastAsia="Times New Roman"/>
                <w:color w:val="000000"/>
                <w:sz w:val="18"/>
                <w:szCs w:val="18"/>
              </w:rPr>
              <w:t>2</w:t>
            </w:r>
            <w:r w:rsidRPr="00C215A9">
              <w:rPr>
                <w:rFonts w:eastAsia="Times New Roman"/>
                <w:color w:val="000000"/>
                <w:sz w:val="18"/>
                <w:szCs w:val="18"/>
              </w:rPr>
              <w:t xml:space="preserve"> vs. </w:t>
            </w:r>
            <w:r w:rsidR="00D630B4" w:rsidRPr="00C215A9">
              <w:rPr>
                <w:rFonts w:eastAsia="Times New Roman"/>
                <w:color w:val="000000"/>
                <w:sz w:val="18"/>
                <w:szCs w:val="18"/>
              </w:rPr>
              <w:t>4</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55D0ADC" w14:textId="5A5F1519" w:rsidR="00E4257E" w:rsidRPr="00C215A9" w:rsidRDefault="00D630B4" w:rsidP="00D630B4">
            <w:pPr>
              <w:jc w:val="center"/>
              <w:rPr>
                <w:rFonts w:eastAsia="Times New Roman"/>
                <w:color w:val="000000"/>
                <w:sz w:val="18"/>
                <w:szCs w:val="18"/>
              </w:rPr>
            </w:pPr>
            <w:r w:rsidRPr="00C215A9">
              <w:rPr>
                <w:rFonts w:eastAsia="Times New Roman"/>
                <w:color w:val="000000"/>
                <w:sz w:val="18"/>
                <w:szCs w:val="18"/>
              </w:rPr>
              <w:t>0.709</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D766BAB" w14:textId="6AA66CAD" w:rsidR="00E4257E" w:rsidRPr="00C215A9" w:rsidRDefault="00D630B4" w:rsidP="00D630B4">
            <w:pPr>
              <w:jc w:val="center"/>
              <w:rPr>
                <w:rFonts w:eastAsia="Times New Roman"/>
                <w:color w:val="000000"/>
                <w:sz w:val="18"/>
                <w:szCs w:val="18"/>
              </w:rPr>
            </w:pPr>
            <w:r w:rsidRPr="00C215A9">
              <w:rPr>
                <w:rFonts w:eastAsia="Times New Roman"/>
                <w:color w:val="000000"/>
                <w:sz w:val="18"/>
                <w:szCs w:val="18"/>
              </w:rPr>
              <w:t>0</w:t>
            </w:r>
            <w:r w:rsidR="00B24453" w:rsidRPr="00C215A9">
              <w:rPr>
                <w:rFonts w:eastAsia="Times New Roman"/>
                <w:color w:val="000000"/>
                <w:sz w:val="18"/>
                <w:szCs w:val="18"/>
              </w:rPr>
              <w:t>.537</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30D5F7A" w14:textId="65368798" w:rsidR="00E4257E" w:rsidRPr="00C215A9" w:rsidRDefault="00B24453" w:rsidP="00D630B4">
            <w:pPr>
              <w:jc w:val="center"/>
              <w:rPr>
                <w:rFonts w:eastAsia="Times New Roman"/>
                <w:color w:val="000000"/>
                <w:sz w:val="18"/>
                <w:szCs w:val="18"/>
              </w:rPr>
            </w:pPr>
            <w:r w:rsidRPr="00C215A9">
              <w:rPr>
                <w:rFonts w:eastAsia="Times New Roman"/>
                <w:color w:val="000000"/>
                <w:sz w:val="18"/>
                <w:szCs w:val="18"/>
              </w:rPr>
              <w:t>0.15</w:t>
            </w:r>
          </w:p>
        </w:tc>
      </w:tr>
    </w:tbl>
    <w:p w14:paraId="3B976A0B" w14:textId="77777777" w:rsidR="00F73353" w:rsidRDefault="00E4257E" w:rsidP="00E4257E">
      <w:pPr>
        <w:spacing w:after="160"/>
        <w:jc w:val="both"/>
        <w:rPr>
          <w:rFonts w:eastAsia="Times New Roman"/>
          <w:i/>
          <w:iCs/>
          <w:sz w:val="18"/>
          <w:szCs w:val="18"/>
        </w:rPr>
      </w:pPr>
      <w:r w:rsidRPr="00F73353">
        <w:rPr>
          <w:rFonts w:eastAsia="Times New Roman"/>
          <w:i/>
          <w:iCs/>
          <w:sz w:val="18"/>
          <w:szCs w:val="18"/>
        </w:rPr>
        <w:t xml:space="preserve">Nota. </w:t>
      </w:r>
      <w:r w:rsidR="00F73353" w:rsidRPr="00F73353">
        <w:rPr>
          <w:rFonts w:eastAsia="Times New Roman"/>
          <w:i/>
          <w:iCs/>
          <w:sz w:val="18"/>
          <w:szCs w:val="18"/>
        </w:rPr>
        <w:t>Las estimaciones y sus respectivos intervalos de confianza fueron exponenciados para representar razones de medias geométricas. IC = intervalo de confianza con ajuste de Tukey para comparaciones múltiples.</w:t>
      </w:r>
    </w:p>
    <w:p w14:paraId="4A8C8AC5" w14:textId="40D0ED73" w:rsidR="00C215A9" w:rsidDel="00F634D0" w:rsidRDefault="00C215A9" w:rsidP="009F28AD">
      <w:pPr>
        <w:spacing w:after="160"/>
        <w:ind w:firstLine="708"/>
        <w:jc w:val="both"/>
        <w:rPr>
          <w:ins w:id="30" w:author="RICARDO ALVARADO BARRANTES" w:date="2026-07-01T17:33:00Z"/>
          <w:del w:id="31" w:author="ANDERSON DAVID MARTINEZ ABARCA" w:date="2026-07-07T09:11:00Z" w16du:dateUtc="2026-07-07T15:11:00Z"/>
        </w:rPr>
      </w:pPr>
      <w:del w:id="32" w:author="ANDERSON DAVID MARTINEZ ABARCA" w:date="2026-07-07T09:11:00Z" w16du:dateUtc="2026-07-07T15:11:00Z">
        <w:r w:rsidRPr="00C215A9" w:rsidDel="00F634D0">
          <w:delText xml:space="preserve">En cuanto a las diferencias entre grupos, </w:delText>
        </w:r>
        <w:r w:rsidDel="00F634D0">
          <w:delText>las comparaciones múltiples</w:delText>
        </w:r>
        <w:r w:rsidRPr="00C215A9" w:rsidDel="00F634D0">
          <w:delText xml:space="preserve"> de Tukey identificaron una única diferencia estadísticamente significativa entre los grupos 3 y 4</w:delText>
        </w:r>
        <w:r w:rsidR="00A66BE4" w:rsidDel="00F634D0">
          <w:delText xml:space="preserve"> </w:delText>
        </w:r>
        <w:r w:rsidR="00A66BE4" w:rsidRPr="00C215A9" w:rsidDel="00F634D0">
          <w:delText>(Ver Tabla 4)</w:delText>
        </w:r>
        <w:r w:rsidRPr="00C215A9" w:rsidDel="00F634D0">
          <w:delText>, siendo las demás comparaciones no significativas.</w:delText>
        </w:r>
      </w:del>
      <w:ins w:id="33" w:author="RICARDO ALVARADO BARRANTES" w:date="2026-07-01T17:32:00Z">
        <w:del w:id="34" w:author="ANDERSON DAVID MARTINEZ ABARCA" w:date="2026-07-07T09:11:00Z" w16du:dateUtc="2026-07-07T15:11:00Z">
          <w:r w:rsidR="00F8438A" w:rsidDel="00F634D0">
            <w:delText xml:space="preserve">  Es</w:delText>
          </w:r>
        </w:del>
      </w:ins>
      <w:ins w:id="35" w:author="RICARDO ALVARADO BARRANTES" w:date="2026-07-01T17:33:00Z">
        <w:del w:id="36" w:author="ANDERSON DAVID MARTINEZ ABARCA" w:date="2026-07-07T09:11:00Z" w16du:dateUtc="2026-07-07T15:11:00Z">
          <w:r w:rsidR="00F8438A" w:rsidDel="00F634D0">
            <w:delText xml:space="preserve"> importante comparar grupos?</w:delText>
          </w:r>
        </w:del>
      </w:ins>
    </w:p>
    <w:p w14:paraId="046B8C09" w14:textId="5FDF2314" w:rsidR="00E83F4D" w:rsidRPr="00C215A9" w:rsidDel="00F634D0" w:rsidRDefault="00E83F4D" w:rsidP="009F28AD">
      <w:pPr>
        <w:spacing w:after="160"/>
        <w:ind w:firstLine="708"/>
        <w:jc w:val="both"/>
        <w:rPr>
          <w:del w:id="37" w:author="ANDERSON DAVID MARTINEZ ABARCA" w:date="2026-07-07T09:11:00Z" w16du:dateUtc="2026-07-07T15:11:00Z"/>
        </w:rPr>
      </w:pPr>
      <w:ins w:id="38" w:author="RICARDO ALVARADO BARRANTES" w:date="2026-07-01T17:33:00Z">
        <w:del w:id="39" w:author="ANDERSON DAVID MARTINEZ ABARCA" w:date="2026-07-07T09:11:00Z" w16du:dateUtc="2026-07-07T15:11:00Z">
          <w:r w:rsidDel="00F634D0">
            <w:lastRenderedPageBreak/>
            <w:delText>S</w:delText>
          </w:r>
        </w:del>
      </w:ins>
      <w:ins w:id="40" w:author="RICARDO ALVARADO BARRANTES" w:date="2026-07-01T17:34:00Z">
        <w:del w:id="41" w:author="ANDERSON DAVID MARTINEZ ABARCA" w:date="2026-07-07T09:11:00Z" w16du:dateUtc="2026-07-07T15:11:00Z">
          <w:r w:rsidDel="00F634D0">
            <w:delText>egún lo planteado en la introducción lo que querían era comparar las 2 herramientas. Aquí hacen otras comparaciones que no estaban en sus preguntas iniciales</w:delText>
          </w:r>
        </w:del>
      </w:ins>
    </w:p>
    <w:p w14:paraId="59311DB2" w14:textId="2321C2D0" w:rsidR="00E4257E" w:rsidRPr="00F5447C" w:rsidDel="00F634D0" w:rsidRDefault="00E4257E" w:rsidP="00E4257E">
      <w:pPr>
        <w:spacing w:before="400"/>
        <w:rPr>
          <w:del w:id="42" w:author="ANDERSON DAVID MARTINEZ ABARCA" w:date="2026-07-07T09:11:00Z" w16du:dateUtc="2026-07-07T15:11:00Z"/>
        </w:rPr>
      </w:pPr>
      <w:del w:id="43" w:author="ANDERSON DAVID MARTINEZ ABARCA" w:date="2026-07-07T09:11:00Z" w16du:dateUtc="2026-07-07T15:11:00Z">
        <w:r w:rsidRPr="00A66BE4" w:rsidDel="00F634D0">
          <w:rPr>
            <w:rFonts w:eastAsia="Times New Roman"/>
            <w:b/>
            <w:bCs/>
            <w:sz w:val="20"/>
            <w:szCs w:val="20"/>
          </w:rPr>
          <w:delText>Tabla 4</w:delText>
        </w:r>
      </w:del>
    </w:p>
    <w:p w14:paraId="4C4D24EF" w14:textId="3D46A122" w:rsidR="00E4257E" w:rsidRPr="00F5447C" w:rsidDel="00F634D0" w:rsidRDefault="00E4257E" w:rsidP="00E4257E">
      <w:pPr>
        <w:rPr>
          <w:del w:id="44" w:author="ANDERSON DAVID MARTINEZ ABARCA" w:date="2026-07-07T09:11:00Z" w16du:dateUtc="2026-07-07T15:11:00Z"/>
        </w:rPr>
      </w:pPr>
      <w:del w:id="45" w:author="ANDERSON DAVID MARTINEZ ABARCA" w:date="2026-07-07T09:11:00Z" w16du:dateUtc="2026-07-07T15:11:00Z">
        <w:r w:rsidDel="00F634D0">
          <w:rPr>
            <w:rFonts w:eastAsia="Times New Roman"/>
            <w:i/>
            <w:iCs/>
            <w:sz w:val="20"/>
            <w:szCs w:val="20"/>
          </w:rPr>
          <w:delText>Comparaciones múltiples entre grupos académicos para el modelo de tiempo de respuesta</w:delText>
        </w:r>
      </w:del>
    </w:p>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1420"/>
        <w:gridCol w:w="1217"/>
        <w:gridCol w:w="1217"/>
        <w:gridCol w:w="1217"/>
        <w:gridCol w:w="1423"/>
      </w:tblGrid>
      <w:tr w:rsidR="00E4257E" w:rsidRPr="00F5447C" w:rsidDel="00F634D0" w14:paraId="6BB142E3" w14:textId="01FCACA0" w:rsidTr="0044350F">
        <w:trPr>
          <w:trHeight w:val="153"/>
          <w:del w:id="46" w:author="ANDERSON DAVID MARTINEZ ABARCA" w:date="2026-07-07T09:11:00Z" w16du:dateUtc="2026-07-07T15:11:00Z"/>
        </w:trPr>
        <w:tc>
          <w:tcPr>
            <w:tcW w:w="8929" w:type="dxa"/>
            <w:gridSpan w:val="6"/>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468EB48C" w14:textId="791050E7" w:rsidR="00E4257E" w:rsidRPr="00F5447C" w:rsidDel="00F634D0" w:rsidRDefault="00E4257E" w:rsidP="0044350F">
            <w:pPr>
              <w:jc w:val="center"/>
              <w:rPr>
                <w:del w:id="47" w:author="ANDERSON DAVID MARTINEZ ABARCA" w:date="2026-07-07T09:11:00Z" w16du:dateUtc="2026-07-07T15:11:00Z"/>
              </w:rPr>
            </w:pPr>
            <w:del w:id="48" w:author="ANDERSON DAVID MARTINEZ ABARCA" w:date="2026-07-07T09:11:00Z" w16du:dateUtc="2026-07-07T15:11:00Z">
              <w:r w:rsidDel="00F634D0">
                <w:rPr>
                  <w:rFonts w:eastAsia="Times New Roman"/>
                  <w:b/>
                  <w:bCs/>
                  <w:sz w:val="18"/>
                  <w:szCs w:val="18"/>
                </w:rPr>
                <w:delText>Modelo de Tiempo de Respuesta</w:delText>
              </w:r>
            </w:del>
          </w:p>
        </w:tc>
      </w:tr>
      <w:tr w:rsidR="00E4257E" w:rsidRPr="00F5447C" w:rsidDel="00F634D0" w14:paraId="55997472" w14:textId="293AA113" w:rsidTr="0044350F">
        <w:trPr>
          <w:trHeight w:val="147"/>
          <w:del w:id="49" w:author="ANDERSON DAVID MARTINEZ ABARCA" w:date="2026-07-07T09:11:00Z" w16du:dateUtc="2026-07-07T15:11:00Z"/>
        </w:trPr>
        <w:tc>
          <w:tcPr>
            <w:tcW w:w="243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A5FEB1D" w14:textId="5869C046" w:rsidR="00E4257E" w:rsidRPr="00F5447C" w:rsidDel="00F634D0" w:rsidRDefault="00E4257E" w:rsidP="0044350F">
            <w:pPr>
              <w:rPr>
                <w:del w:id="50" w:author="ANDERSON DAVID MARTINEZ ABARCA" w:date="2026-07-07T09:11:00Z" w16du:dateUtc="2026-07-07T15:11:00Z"/>
              </w:rPr>
            </w:pPr>
            <w:del w:id="51" w:author="ANDERSON DAVID MARTINEZ ABARCA" w:date="2026-07-07T09:11:00Z" w16du:dateUtc="2026-07-07T15:11:00Z">
              <w:r w:rsidDel="00F634D0">
                <w:rPr>
                  <w:rFonts w:eastAsia="Times New Roman"/>
                  <w:b/>
                  <w:bCs/>
                  <w:sz w:val="18"/>
                  <w:szCs w:val="18"/>
                </w:rPr>
                <w:delText>Contraste</w:delText>
              </w:r>
            </w:del>
          </w:p>
        </w:tc>
        <w:tc>
          <w:tcPr>
            <w:tcW w:w="14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1CCB79B3" w14:textId="273AE421" w:rsidR="00E4257E" w:rsidRPr="00F5447C" w:rsidDel="00F634D0" w:rsidRDefault="00E4257E" w:rsidP="0044350F">
            <w:pPr>
              <w:jc w:val="center"/>
              <w:rPr>
                <w:del w:id="52" w:author="ANDERSON DAVID MARTINEZ ABARCA" w:date="2026-07-07T09:11:00Z" w16du:dateUtc="2026-07-07T15:11:00Z"/>
              </w:rPr>
            </w:pPr>
            <w:del w:id="53" w:author="ANDERSON DAVID MARTINEZ ABARCA" w:date="2026-07-07T09:11:00Z" w16du:dateUtc="2026-07-07T15:11:00Z">
              <w:r w:rsidDel="00F634D0">
                <w:rPr>
                  <w:rFonts w:eastAsia="Times New Roman"/>
                  <w:b/>
                  <w:bCs/>
                  <w:sz w:val="18"/>
                  <w:szCs w:val="18"/>
                </w:rPr>
                <w:delText>Diferencia</w:delText>
              </w:r>
            </w:del>
          </w:p>
        </w:tc>
        <w:tc>
          <w:tcPr>
            <w:tcW w:w="1217"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45088A6A" w14:textId="74628735" w:rsidR="00E4257E" w:rsidRPr="00F5447C" w:rsidDel="00F634D0" w:rsidRDefault="00E4257E" w:rsidP="0044350F">
            <w:pPr>
              <w:jc w:val="center"/>
              <w:rPr>
                <w:del w:id="54" w:author="ANDERSON DAVID MARTINEZ ABARCA" w:date="2026-07-07T09:11:00Z" w16du:dateUtc="2026-07-07T15:11:00Z"/>
              </w:rPr>
            </w:pPr>
            <w:del w:id="55" w:author="ANDERSON DAVID MARTINEZ ABARCA" w:date="2026-07-07T09:11:00Z" w16du:dateUtc="2026-07-07T15:11:00Z">
              <w:r w:rsidDel="00F634D0">
                <w:rPr>
                  <w:rFonts w:eastAsia="Times New Roman"/>
                  <w:b/>
                  <w:bCs/>
                  <w:sz w:val="18"/>
                  <w:szCs w:val="18"/>
                </w:rPr>
                <w:delText>EE</w:delText>
              </w:r>
            </w:del>
          </w:p>
        </w:tc>
        <w:tc>
          <w:tcPr>
            <w:tcW w:w="1217"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3B2DBCC" w14:textId="6461B371" w:rsidR="00E4257E" w:rsidRPr="00F5447C" w:rsidDel="00F634D0" w:rsidRDefault="00E4257E" w:rsidP="0044350F">
            <w:pPr>
              <w:jc w:val="center"/>
              <w:rPr>
                <w:del w:id="56" w:author="ANDERSON DAVID MARTINEZ ABARCA" w:date="2026-07-07T09:11:00Z" w16du:dateUtc="2026-07-07T15:11:00Z"/>
              </w:rPr>
            </w:pPr>
            <w:del w:id="57" w:author="ANDERSON DAVID MARTINEZ ABARCA" w:date="2026-07-07T09:11:00Z" w16du:dateUtc="2026-07-07T15:11:00Z">
              <w:r w:rsidDel="00F634D0">
                <w:rPr>
                  <w:rFonts w:eastAsia="Times New Roman"/>
                  <w:b/>
                  <w:bCs/>
                  <w:sz w:val="18"/>
                  <w:szCs w:val="18"/>
                </w:rPr>
                <w:delText>gl</w:delText>
              </w:r>
            </w:del>
          </w:p>
        </w:tc>
        <w:tc>
          <w:tcPr>
            <w:tcW w:w="1217"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FA71267" w14:textId="60481E18" w:rsidR="00E4257E" w:rsidRPr="00F5447C" w:rsidDel="00F634D0" w:rsidRDefault="00E4257E" w:rsidP="0044350F">
            <w:pPr>
              <w:jc w:val="center"/>
              <w:rPr>
                <w:del w:id="58" w:author="ANDERSON DAVID MARTINEZ ABARCA" w:date="2026-07-07T09:11:00Z" w16du:dateUtc="2026-07-07T15:11:00Z"/>
              </w:rPr>
            </w:pPr>
            <w:del w:id="59" w:author="ANDERSON DAVID MARTINEZ ABARCA" w:date="2026-07-07T09:11:00Z" w16du:dateUtc="2026-07-07T15:11:00Z">
              <w:r w:rsidDel="00F634D0">
                <w:rPr>
                  <w:rFonts w:eastAsia="Times New Roman"/>
                  <w:b/>
                  <w:bCs/>
                  <w:sz w:val="18"/>
                  <w:szCs w:val="18"/>
                </w:rPr>
                <w:delText>t</w:delText>
              </w:r>
            </w:del>
          </w:p>
        </w:tc>
        <w:tc>
          <w:tcPr>
            <w:tcW w:w="14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3779C579" w14:textId="1E39C4AB" w:rsidR="00E4257E" w:rsidRPr="00F5447C" w:rsidDel="00F634D0" w:rsidRDefault="00E4257E" w:rsidP="0044350F">
            <w:pPr>
              <w:jc w:val="center"/>
              <w:rPr>
                <w:del w:id="60" w:author="ANDERSON DAVID MARTINEZ ABARCA" w:date="2026-07-07T09:11:00Z" w16du:dateUtc="2026-07-07T15:11:00Z"/>
              </w:rPr>
            </w:pPr>
            <w:del w:id="61" w:author="ANDERSON DAVID MARTINEZ ABARCA" w:date="2026-07-07T09:11:00Z" w16du:dateUtc="2026-07-07T15:11:00Z">
              <w:r w:rsidDel="00F634D0">
                <w:rPr>
                  <w:rFonts w:eastAsia="Times New Roman"/>
                  <w:b/>
                  <w:bCs/>
                  <w:sz w:val="18"/>
                  <w:szCs w:val="18"/>
                </w:rPr>
                <w:delText>p</w:delText>
              </w:r>
            </w:del>
          </w:p>
        </w:tc>
      </w:tr>
      <w:tr w:rsidR="00E4257E" w:rsidRPr="00F5447C" w:rsidDel="00F634D0" w14:paraId="0C673627" w14:textId="5147DBB7" w:rsidTr="0044350F">
        <w:trPr>
          <w:trHeight w:val="153"/>
          <w:del w:id="62" w:author="ANDERSON DAVID MARTINEZ ABARCA" w:date="2026-07-07T09:11:00Z" w16du:dateUtc="2026-07-07T15:11:00Z"/>
        </w:trPr>
        <w:tc>
          <w:tcPr>
            <w:tcW w:w="2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509CF" w14:textId="08909BD5" w:rsidR="00E4257E" w:rsidRPr="00B24453" w:rsidDel="00F634D0" w:rsidRDefault="00E4257E" w:rsidP="0044350F">
            <w:pPr>
              <w:rPr>
                <w:del w:id="63" w:author="ANDERSON DAVID MARTINEZ ABARCA" w:date="2026-07-07T09:11:00Z" w16du:dateUtc="2026-07-07T15:11:00Z"/>
              </w:rPr>
            </w:pPr>
            <w:del w:id="64" w:author="ANDERSON DAVID MARTINEZ ABARCA" w:date="2026-07-07T09:11:00Z" w16du:dateUtc="2026-07-07T15:11:00Z">
              <w:r w:rsidRPr="00B24453" w:rsidDel="00F634D0">
                <w:rPr>
                  <w:rFonts w:eastAsia="Times New Roman"/>
                  <w:color w:val="000000"/>
                  <w:sz w:val="18"/>
                  <w:szCs w:val="18"/>
                </w:rPr>
                <w:delText>Grupo 3 vs. Grupo 4</w:delText>
              </w:r>
            </w:del>
          </w:p>
        </w:tc>
        <w:tc>
          <w:tcPr>
            <w:tcW w:w="14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264694" w14:textId="3AE99B11" w:rsidR="00E4257E" w:rsidRPr="00F5447C" w:rsidDel="00F634D0" w:rsidRDefault="00E4257E" w:rsidP="0044350F">
            <w:pPr>
              <w:jc w:val="center"/>
              <w:rPr>
                <w:del w:id="65" w:author="ANDERSON DAVID MARTINEZ ABARCA" w:date="2026-07-07T09:11:00Z" w16du:dateUtc="2026-07-07T15:11:00Z"/>
              </w:rPr>
            </w:pPr>
            <w:del w:id="66" w:author="ANDERSON DAVID MARTINEZ ABARCA" w:date="2026-07-07T09:11:00Z" w16du:dateUtc="2026-07-07T15:11:00Z">
              <w:r w:rsidDel="00F634D0">
                <w:rPr>
                  <w:rFonts w:eastAsia="Times New Roman"/>
                  <w:color w:val="000000"/>
                  <w:sz w:val="18"/>
                  <w:szCs w:val="18"/>
                </w:rPr>
                <w:delText>0.552</w:delText>
              </w:r>
            </w:del>
          </w:p>
        </w:tc>
        <w:tc>
          <w:tcPr>
            <w:tcW w:w="12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6E89AF" w14:textId="16C2CAB5" w:rsidR="00E4257E" w:rsidRPr="00F5447C" w:rsidDel="00F634D0" w:rsidRDefault="00E4257E" w:rsidP="0044350F">
            <w:pPr>
              <w:jc w:val="center"/>
              <w:rPr>
                <w:del w:id="67" w:author="ANDERSON DAVID MARTINEZ ABARCA" w:date="2026-07-07T09:11:00Z" w16du:dateUtc="2026-07-07T15:11:00Z"/>
              </w:rPr>
            </w:pPr>
            <w:del w:id="68" w:author="ANDERSON DAVID MARTINEZ ABARCA" w:date="2026-07-07T09:11:00Z" w16du:dateUtc="2026-07-07T15:11:00Z">
              <w:r w:rsidDel="00F634D0">
                <w:rPr>
                  <w:rFonts w:eastAsia="Times New Roman"/>
                  <w:color w:val="000000"/>
                  <w:sz w:val="18"/>
                  <w:szCs w:val="18"/>
                </w:rPr>
                <w:delText>0.096</w:delText>
              </w:r>
            </w:del>
          </w:p>
        </w:tc>
        <w:tc>
          <w:tcPr>
            <w:tcW w:w="12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4EA64" w14:textId="44D556E9" w:rsidR="00E4257E" w:rsidRPr="00F5447C" w:rsidDel="00F634D0" w:rsidRDefault="00E4257E" w:rsidP="0044350F">
            <w:pPr>
              <w:jc w:val="center"/>
              <w:rPr>
                <w:del w:id="69" w:author="ANDERSON DAVID MARTINEZ ABARCA" w:date="2026-07-07T09:11:00Z" w16du:dateUtc="2026-07-07T15:11:00Z"/>
              </w:rPr>
            </w:pPr>
            <w:del w:id="70" w:author="ANDERSON DAVID MARTINEZ ABARCA" w:date="2026-07-07T09:11:00Z" w16du:dateUtc="2026-07-07T15:11:00Z">
              <w:r w:rsidDel="00F634D0">
                <w:rPr>
                  <w:rFonts w:eastAsia="Times New Roman"/>
                  <w:color w:val="000000"/>
                  <w:sz w:val="18"/>
                  <w:szCs w:val="18"/>
                </w:rPr>
                <w:delText>30</w:delText>
              </w:r>
            </w:del>
          </w:p>
        </w:tc>
        <w:tc>
          <w:tcPr>
            <w:tcW w:w="12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C10D23" w14:textId="466559AE" w:rsidR="00E4257E" w:rsidRPr="00F5447C" w:rsidDel="00F634D0" w:rsidRDefault="00E4257E" w:rsidP="0044350F">
            <w:pPr>
              <w:jc w:val="center"/>
              <w:rPr>
                <w:del w:id="71" w:author="ANDERSON DAVID MARTINEZ ABARCA" w:date="2026-07-07T09:11:00Z" w16du:dateUtc="2026-07-07T15:11:00Z"/>
              </w:rPr>
            </w:pPr>
            <w:del w:id="72" w:author="ANDERSON DAVID MARTINEZ ABARCA" w:date="2026-07-07T09:11:00Z" w16du:dateUtc="2026-07-07T15:11:00Z">
              <w:r w:rsidDel="00F634D0">
                <w:rPr>
                  <w:rFonts w:eastAsia="Times New Roman"/>
                  <w:color w:val="000000"/>
                  <w:sz w:val="18"/>
                  <w:szCs w:val="18"/>
                </w:rPr>
                <w:delText>5.75</w:delText>
              </w:r>
            </w:del>
          </w:p>
        </w:tc>
        <w:tc>
          <w:tcPr>
            <w:tcW w:w="14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220003" w14:textId="3D0DB0E3" w:rsidR="00E4257E" w:rsidRPr="00F5447C" w:rsidDel="00F634D0" w:rsidRDefault="00E4257E" w:rsidP="0044350F">
            <w:pPr>
              <w:jc w:val="center"/>
              <w:rPr>
                <w:del w:id="73" w:author="ANDERSON DAVID MARTINEZ ABARCA" w:date="2026-07-07T09:11:00Z" w16du:dateUtc="2026-07-07T15:11:00Z"/>
              </w:rPr>
            </w:pPr>
            <w:del w:id="74" w:author="ANDERSON DAVID MARTINEZ ABARCA" w:date="2026-07-07T09:11:00Z" w16du:dateUtc="2026-07-07T15:11:00Z">
              <w:r w:rsidDel="00F634D0">
                <w:rPr>
                  <w:rFonts w:eastAsia="Times New Roman"/>
                  <w:color w:val="000000"/>
                  <w:sz w:val="18"/>
                  <w:szCs w:val="18"/>
                </w:rPr>
                <w:delText>&lt; 0.001</w:delText>
              </w:r>
            </w:del>
          </w:p>
        </w:tc>
      </w:tr>
      <w:tr w:rsidR="00E4257E" w:rsidRPr="00F5447C" w:rsidDel="00F634D0" w14:paraId="29BD27C5" w14:textId="4E74150A" w:rsidTr="00B24453">
        <w:trPr>
          <w:trHeight w:val="20"/>
          <w:del w:id="75" w:author="ANDERSON DAVID MARTINEZ ABARCA" w:date="2026-07-07T09:11:00Z" w16du:dateUtc="2026-07-07T15:11:00Z"/>
        </w:trPr>
        <w:tc>
          <w:tcPr>
            <w:tcW w:w="243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E953F72" w14:textId="4CC4E0DC" w:rsidR="00E4257E" w:rsidRPr="00F5447C" w:rsidDel="00F634D0" w:rsidRDefault="00E4257E" w:rsidP="0044350F">
            <w:pPr>
              <w:rPr>
                <w:del w:id="76" w:author="ANDERSON DAVID MARTINEZ ABARCA" w:date="2026-07-07T09:11:00Z" w16du:dateUtc="2026-07-07T15:11:00Z"/>
              </w:rPr>
            </w:pPr>
          </w:p>
        </w:tc>
        <w:tc>
          <w:tcPr>
            <w:tcW w:w="14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EAFEAFA" w14:textId="37F3288C" w:rsidR="00E4257E" w:rsidRPr="00F5447C" w:rsidDel="00F634D0" w:rsidRDefault="00E4257E" w:rsidP="0044350F">
            <w:pPr>
              <w:jc w:val="center"/>
              <w:rPr>
                <w:del w:id="77" w:author="ANDERSON DAVID MARTINEZ ABARCA" w:date="2026-07-07T09:11:00Z" w16du:dateUtc="2026-07-07T15:11:00Z"/>
              </w:rPr>
            </w:pPr>
          </w:p>
        </w:tc>
        <w:tc>
          <w:tcPr>
            <w:tcW w:w="1217"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DD66EAE" w14:textId="0667476C" w:rsidR="00E4257E" w:rsidRPr="00F5447C" w:rsidDel="00F634D0" w:rsidRDefault="00E4257E" w:rsidP="0044350F">
            <w:pPr>
              <w:jc w:val="center"/>
              <w:rPr>
                <w:del w:id="78" w:author="ANDERSON DAVID MARTINEZ ABARCA" w:date="2026-07-07T09:11:00Z" w16du:dateUtc="2026-07-07T15:11:00Z"/>
              </w:rPr>
            </w:pPr>
          </w:p>
        </w:tc>
        <w:tc>
          <w:tcPr>
            <w:tcW w:w="1217"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660FEC6" w14:textId="432BB56E" w:rsidR="00E4257E" w:rsidRPr="00F5447C" w:rsidDel="00F634D0" w:rsidRDefault="00E4257E" w:rsidP="0044350F">
            <w:pPr>
              <w:jc w:val="center"/>
              <w:rPr>
                <w:del w:id="79" w:author="ANDERSON DAVID MARTINEZ ABARCA" w:date="2026-07-07T09:11:00Z" w16du:dateUtc="2026-07-07T15:11:00Z"/>
              </w:rPr>
            </w:pPr>
          </w:p>
        </w:tc>
        <w:tc>
          <w:tcPr>
            <w:tcW w:w="1217"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21ACB9E" w14:textId="7EDC0377" w:rsidR="00E4257E" w:rsidRPr="00F5447C" w:rsidDel="00F634D0" w:rsidRDefault="00E4257E" w:rsidP="0044350F">
            <w:pPr>
              <w:rPr>
                <w:del w:id="80" w:author="ANDERSON DAVID MARTINEZ ABARCA" w:date="2026-07-07T09:11:00Z" w16du:dateUtc="2026-07-07T15:11:00Z"/>
              </w:rPr>
            </w:pPr>
          </w:p>
        </w:tc>
        <w:tc>
          <w:tcPr>
            <w:tcW w:w="14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902567F" w14:textId="597DE982" w:rsidR="00E4257E" w:rsidRPr="00F5447C" w:rsidDel="00F634D0" w:rsidRDefault="00E4257E" w:rsidP="0044350F">
            <w:pPr>
              <w:rPr>
                <w:del w:id="81" w:author="ANDERSON DAVID MARTINEZ ABARCA" w:date="2026-07-07T09:11:00Z" w16du:dateUtc="2026-07-07T15:11:00Z"/>
              </w:rPr>
            </w:pPr>
          </w:p>
        </w:tc>
      </w:tr>
    </w:tbl>
    <w:p w14:paraId="1E7E952F" w14:textId="05222EEF" w:rsidR="00F73353" w:rsidRPr="009F28AD" w:rsidDel="00F634D0" w:rsidRDefault="00E4257E" w:rsidP="00F73353">
      <w:pPr>
        <w:spacing w:before="60" w:after="300"/>
        <w:rPr>
          <w:del w:id="82" w:author="ANDERSON DAVID MARTINEZ ABARCA" w:date="2026-07-07T09:11:00Z" w16du:dateUtc="2026-07-07T15:11:00Z"/>
          <w:rFonts w:eastAsia="Times New Roman"/>
          <w:i/>
          <w:iCs/>
          <w:sz w:val="18"/>
          <w:szCs w:val="18"/>
        </w:rPr>
      </w:pPr>
      <w:del w:id="83" w:author="ANDERSON DAVID MARTINEZ ABARCA" w:date="2026-07-07T09:11:00Z" w16du:dateUtc="2026-07-07T15:11:00Z">
        <w:r w:rsidRPr="009F28AD" w:rsidDel="00F634D0">
          <w:rPr>
            <w:rFonts w:eastAsia="Times New Roman"/>
            <w:i/>
            <w:iCs/>
            <w:sz w:val="18"/>
            <w:szCs w:val="18"/>
          </w:rPr>
          <w:delText xml:space="preserve">Nota. </w:delText>
        </w:r>
        <w:r w:rsidR="00F73353" w:rsidRPr="009F28AD" w:rsidDel="00F634D0">
          <w:rPr>
            <w:rFonts w:eastAsia="Times New Roman"/>
            <w:i/>
            <w:iCs/>
            <w:sz w:val="18"/>
            <w:szCs w:val="18"/>
          </w:rPr>
          <w:delText>EE = error estándar. gl = grados de libertad. Las estimaciones corresponden a diferencias en escala logarítmica. Las comparaciones se realizaron mediante el método de Tukey.</w:delText>
        </w:r>
      </w:del>
    </w:p>
    <w:p w14:paraId="1BB8C679" w14:textId="1A2D70DE" w:rsidR="00E91A60" w:rsidRDefault="00E83F4D" w:rsidP="009F28AD">
      <w:pPr>
        <w:spacing w:before="200" w:after="120"/>
        <w:rPr>
          <w:b/>
          <w:bCs/>
        </w:rPr>
      </w:pPr>
      <w:r>
        <w:rPr>
          <w:b/>
          <w:bCs/>
        </w:rPr>
        <w:t>Modelo de usabilidad</w:t>
      </w:r>
    </w:p>
    <w:p w14:paraId="5C28E3E2" w14:textId="05AD4F85" w:rsidR="00132486" w:rsidRPr="00E91A60" w:rsidRDefault="00E91A60" w:rsidP="00695904">
      <w:pPr>
        <w:spacing w:before="200" w:after="120"/>
        <w:ind w:firstLine="708"/>
        <w:jc w:val="both"/>
        <w:rPr>
          <w:b/>
          <w:bCs/>
        </w:rPr>
      </w:pPr>
      <w:r w:rsidRPr="00E91A60">
        <w:t xml:space="preserve"> El modelo inicial incluyó las tres interacciones. La interacción herramienta con semestre fue descartada debido a que la variabilidad entre semestres quedó completamente absorbida por el efecto de grupo, haciendo ambos efectos indistinguibles en los datos. La interacción herramienta y pregunta se eliminó por no resultar significativa (p = 0.925) (Tabla 5). La interacción herramienta con grupo se retuvo por su alta significancia (p &lt; 0.001)</w:t>
      </w:r>
      <w:r>
        <w:rPr>
          <w:b/>
          <w:bCs/>
        </w:rPr>
        <w:t>.</w:t>
      </w:r>
    </w:p>
    <w:p w14:paraId="05268663" w14:textId="77777777" w:rsidR="007766D0" w:rsidRPr="005A3847" w:rsidRDefault="007766D0" w:rsidP="007766D0">
      <w:pPr>
        <w:spacing w:before="400"/>
      </w:pPr>
      <w:r w:rsidRPr="005A3847">
        <w:rPr>
          <w:rFonts w:eastAsia="Times New Roman"/>
          <w:b/>
          <w:bCs/>
          <w:sz w:val="20"/>
          <w:szCs w:val="20"/>
        </w:rPr>
        <w:t>Tabla 5</w:t>
      </w:r>
    </w:p>
    <w:p w14:paraId="31FE3D5C" w14:textId="77777777" w:rsidR="007766D0" w:rsidRPr="00F5447C" w:rsidRDefault="007766D0" w:rsidP="007766D0">
      <w:r>
        <w:rPr>
          <w:rFonts w:eastAsia="Times New Roman"/>
          <w:i/>
          <w:iCs/>
          <w:sz w:val="20"/>
          <w:szCs w:val="20"/>
        </w:rPr>
        <w:t>Proceso de selección del modelo de usabilidad mediante eliminación secuencial (LRT)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500"/>
      </w:tblGrid>
      <w:tr w:rsidR="007766D0" w:rsidRPr="00F5447C" w14:paraId="5F662EF5" w14:textId="77777777" w:rsidTr="00CE5A8A">
        <w:tc>
          <w:tcPr>
            <w:tcW w:w="9200" w:type="dxa"/>
            <w:gridSpan w:val="5"/>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184D183" w14:textId="77777777" w:rsidR="007766D0" w:rsidRPr="00F5447C" w:rsidRDefault="007766D0" w:rsidP="00CE5A8A">
            <w:pPr>
              <w:jc w:val="center"/>
            </w:pPr>
            <w:r>
              <w:rPr>
                <w:rFonts w:eastAsia="Times New Roman"/>
                <w:b/>
                <w:bCs/>
                <w:sz w:val="18"/>
                <w:szCs w:val="18"/>
              </w:rPr>
              <w:t>Modelo de Usabilidad</w:t>
            </w:r>
          </w:p>
        </w:tc>
      </w:tr>
      <w:tr w:rsidR="007766D0" w:rsidRPr="00F5447C" w14:paraId="5113EC2D" w14:textId="77777777" w:rsidTr="00CE5A8A">
        <w:tc>
          <w:tcPr>
            <w:tcW w:w="3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E2458D3" w14:textId="77777777" w:rsidR="007766D0" w:rsidRPr="00F5447C" w:rsidRDefault="007766D0" w:rsidP="00CE5A8A">
            <w:r>
              <w:rPr>
                <w:rFonts w:eastAsia="Times New Roman"/>
                <w:b/>
                <w:bCs/>
                <w:sz w:val="18"/>
                <w:szCs w:val="18"/>
              </w:rPr>
              <w:t>Efecto eliminado</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3708A92" w14:textId="77777777" w:rsidR="007766D0" w:rsidRPr="00F5447C" w:rsidRDefault="007766D0" w:rsidP="00CE5A8A">
            <w:pPr>
              <w:jc w:val="center"/>
            </w:pPr>
            <w:r>
              <w:rPr>
                <w:rFonts w:eastAsia="Times New Roman"/>
                <w:b/>
                <w:bCs/>
                <w:sz w:val="18"/>
                <w:szCs w:val="18"/>
              </w:rPr>
              <w:t>LRT</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F80B685" w14:textId="77777777" w:rsidR="007766D0" w:rsidRPr="00F5447C" w:rsidRDefault="007766D0" w:rsidP="00CE5A8A">
            <w:pPr>
              <w:jc w:val="center"/>
            </w:pPr>
            <w:r>
              <w:rPr>
                <w:rFonts w:eastAsia="Times New Roman"/>
                <w:b/>
                <w:bCs/>
                <w:sz w:val="18"/>
                <w:szCs w:val="18"/>
              </w:rPr>
              <w:t>gl</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7E6B7A0" w14:textId="29C50AF9" w:rsidR="007766D0" w:rsidRPr="00F5447C" w:rsidRDefault="007766D0" w:rsidP="00CE5A8A">
            <w:pPr>
              <w:jc w:val="center"/>
            </w:pPr>
            <w:r>
              <w:rPr>
                <w:rFonts w:eastAsia="Times New Roman"/>
                <w:b/>
                <w:bCs/>
                <w:sz w:val="18"/>
                <w:szCs w:val="18"/>
              </w:rPr>
              <w:t>AIC</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491F4E84" w14:textId="77777777" w:rsidR="007766D0" w:rsidRPr="00F5447C" w:rsidRDefault="007766D0" w:rsidP="00CE5A8A">
            <w:pPr>
              <w:jc w:val="center"/>
            </w:pPr>
            <w:r>
              <w:rPr>
                <w:rFonts w:eastAsia="Times New Roman"/>
                <w:b/>
                <w:bCs/>
                <w:sz w:val="18"/>
                <w:szCs w:val="18"/>
              </w:rPr>
              <w:t>p</w:t>
            </w:r>
          </w:p>
        </w:tc>
      </w:tr>
      <w:tr w:rsidR="007766D0" w:rsidRPr="00F5447C" w14:paraId="4B01D321" w14:textId="77777777" w:rsidTr="00CE5A8A">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586C78" w14:textId="77777777" w:rsidR="007766D0" w:rsidRPr="00F5447C" w:rsidRDefault="007766D0" w:rsidP="00CE5A8A">
            <w:r>
              <w:rPr>
                <w:rFonts w:eastAsia="Times New Roman"/>
                <w:color w:val="000000"/>
                <w:sz w:val="18"/>
                <w:szCs w:val="18"/>
              </w:rPr>
              <w:t>Herramienta × Pregunta</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45DD35" w14:textId="77777777" w:rsidR="007766D0" w:rsidRPr="00F5447C" w:rsidRDefault="007766D0" w:rsidP="00CE5A8A">
            <w:pPr>
              <w:jc w:val="center"/>
            </w:pPr>
            <w:r>
              <w:rPr>
                <w:rFonts w:eastAsia="Times New Roman"/>
                <w:color w:val="000000"/>
                <w:sz w:val="18"/>
                <w:szCs w:val="18"/>
              </w:rPr>
              <w:t>0.47</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441B23" w14:textId="7D589C0D" w:rsidR="007766D0" w:rsidRPr="00F5447C" w:rsidRDefault="00E91A60" w:rsidP="00CE5A8A">
            <w:pPr>
              <w:jc w:val="center"/>
            </w:pPr>
            <w:r>
              <w:t>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D1E23C" w14:textId="58DBD4AE" w:rsidR="007766D0" w:rsidRPr="00F5447C" w:rsidRDefault="00E91A60" w:rsidP="00CE5A8A">
            <w:pPr>
              <w:jc w:val="center"/>
            </w:pPr>
            <w:r w:rsidRPr="00E91A60">
              <w:rPr>
                <w:rFonts w:eastAsia="Times New Roman"/>
                <w:color w:val="000000"/>
                <w:sz w:val="18"/>
                <w:szCs w:val="18"/>
              </w:rPr>
              <w:t>3863.3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E0ED71" w14:textId="77777777" w:rsidR="007766D0" w:rsidRPr="00F5447C" w:rsidRDefault="007766D0" w:rsidP="00CE5A8A">
            <w:pPr>
              <w:jc w:val="center"/>
            </w:pPr>
            <w:r>
              <w:rPr>
                <w:rFonts w:eastAsia="Times New Roman"/>
                <w:color w:val="000000"/>
                <w:sz w:val="18"/>
                <w:szCs w:val="18"/>
              </w:rPr>
              <w:t>0.925</w:t>
            </w:r>
          </w:p>
        </w:tc>
      </w:tr>
      <w:tr w:rsidR="007766D0" w:rsidRPr="00F5447C" w14:paraId="5B077915" w14:textId="77777777" w:rsidTr="00CE5A8A">
        <w:tc>
          <w:tcPr>
            <w:tcW w:w="3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0D72FB" w14:textId="77777777" w:rsidR="007766D0" w:rsidRPr="00F5447C" w:rsidRDefault="007766D0" w:rsidP="00CE5A8A">
            <w:r>
              <w:rPr>
                <w:rFonts w:eastAsia="Times New Roman"/>
                <w:color w:val="000000"/>
                <w:sz w:val="18"/>
                <w:szCs w:val="18"/>
              </w:rPr>
              <w:t>Herramienta × Grupo</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F00C06E" w14:textId="767E9D61" w:rsidR="007766D0" w:rsidRPr="00F5447C" w:rsidRDefault="007766D0" w:rsidP="00CE5A8A">
            <w:pPr>
              <w:jc w:val="center"/>
            </w:pPr>
            <w:r>
              <w:rPr>
                <w:rFonts w:eastAsia="Times New Roman"/>
                <w:color w:val="000000"/>
                <w:sz w:val="18"/>
                <w:szCs w:val="18"/>
              </w:rPr>
              <w:t>20.</w:t>
            </w:r>
            <w:r w:rsidR="00E91A60">
              <w:rPr>
                <w:rFonts w:eastAsia="Times New Roman"/>
                <w:color w:val="000000"/>
                <w:sz w:val="18"/>
                <w:szCs w:val="18"/>
              </w:rPr>
              <w:t>59</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AE30D1C" w14:textId="77777777" w:rsidR="007766D0" w:rsidRPr="00F5447C" w:rsidRDefault="007766D0" w:rsidP="00CE5A8A">
            <w:pPr>
              <w:jc w:val="center"/>
            </w:pPr>
            <w:r>
              <w:rPr>
                <w:rFonts w:eastAsia="Times New Roman"/>
                <w:color w:val="000000"/>
                <w:sz w:val="18"/>
                <w:szCs w:val="18"/>
              </w:rPr>
              <w:t>4</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37ABA26" w14:textId="75718831" w:rsidR="007766D0" w:rsidRPr="00F5447C" w:rsidRDefault="00E91A60" w:rsidP="00E91A60">
            <w:pPr>
              <w:jc w:val="center"/>
            </w:pPr>
            <w:r w:rsidRPr="00E91A60">
              <w:rPr>
                <w:rFonts w:eastAsia="Times New Roman"/>
                <w:color w:val="000000"/>
                <w:sz w:val="18"/>
                <w:szCs w:val="18"/>
              </w:rPr>
              <w:t>3881.4</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6440883" w14:textId="77777777" w:rsidR="007766D0" w:rsidRPr="00F5447C" w:rsidRDefault="007766D0" w:rsidP="00CE5A8A">
            <w:pPr>
              <w:jc w:val="center"/>
            </w:pPr>
            <w:r>
              <w:rPr>
                <w:rFonts w:eastAsia="Times New Roman"/>
                <w:color w:val="000000"/>
                <w:sz w:val="18"/>
                <w:szCs w:val="18"/>
              </w:rPr>
              <w:t>&lt; 0.001</w:t>
            </w:r>
          </w:p>
        </w:tc>
      </w:tr>
    </w:tbl>
    <w:p w14:paraId="5629419A" w14:textId="77777777" w:rsidR="009F28AD" w:rsidRPr="009F28AD" w:rsidRDefault="007766D0" w:rsidP="00F5447C">
      <w:pPr>
        <w:spacing w:before="60" w:after="300"/>
        <w:rPr>
          <w:rFonts w:eastAsia="Times New Roman"/>
          <w:i/>
          <w:iCs/>
          <w:sz w:val="18"/>
          <w:szCs w:val="18"/>
        </w:rPr>
      </w:pPr>
      <w:r w:rsidRPr="009F28AD">
        <w:rPr>
          <w:rFonts w:eastAsia="Times New Roman"/>
          <w:i/>
          <w:iCs/>
          <w:sz w:val="18"/>
          <w:szCs w:val="18"/>
        </w:rPr>
        <w:t xml:space="preserve">Nota. </w:t>
      </w:r>
      <w:r w:rsidR="009F28AD" w:rsidRPr="009F28AD">
        <w:rPr>
          <w:rFonts w:eastAsia="Times New Roman"/>
          <w:i/>
          <w:iCs/>
          <w:sz w:val="18"/>
          <w:szCs w:val="18"/>
        </w:rPr>
        <w:t>LRT = estadístico de la prueba de razón de verosimilitud. gl = grados de libertad. AIC = diferencia en AIC respecto al modelo con la interacción incluida; valores negativos indican reducción del AIC al eliminar el término. La interacción Herramienta × Semestre fue descartada por rango deficiente y no se incluye en la tabla.</w:t>
      </w:r>
    </w:p>
    <w:p w14:paraId="726589A7" w14:textId="27F22227" w:rsidR="009F28AD" w:rsidRDefault="00963998" w:rsidP="00695904">
      <w:pPr>
        <w:spacing w:before="60" w:after="300"/>
        <w:ind w:firstLine="708"/>
        <w:jc w:val="both"/>
        <w:rPr>
          <w:rFonts w:eastAsia="Times New Roman"/>
        </w:rPr>
      </w:pPr>
      <w:r w:rsidRPr="00963998">
        <w:rPr>
          <w:rFonts w:eastAsia="Times New Roman"/>
        </w:rPr>
        <w:t xml:space="preserve">La interacción significativa entre herramienta y grupo </w:t>
      </w:r>
      <w:r>
        <w:rPr>
          <w:rFonts w:eastAsia="Times New Roman"/>
        </w:rPr>
        <w:t xml:space="preserve">indica </w:t>
      </w:r>
      <w:r w:rsidRPr="00963998">
        <w:rPr>
          <w:rFonts w:eastAsia="Times New Roman"/>
        </w:rPr>
        <w:t>que el efecto de la herramienta sobre la usabilidad percibida no e</w:t>
      </w:r>
      <w:r>
        <w:rPr>
          <w:rFonts w:eastAsia="Times New Roman"/>
        </w:rPr>
        <w:t>s el mismo</w:t>
      </w:r>
      <w:r w:rsidRPr="00963998">
        <w:rPr>
          <w:rFonts w:eastAsia="Times New Roman"/>
        </w:rPr>
        <w:t xml:space="preserve"> entre grupos, es decir, la diferencia entre el juez en línea y el IDE depende del grupo </w:t>
      </w:r>
      <w:r>
        <w:rPr>
          <w:rFonts w:eastAsia="Times New Roman"/>
        </w:rPr>
        <w:t xml:space="preserve">que se </w:t>
      </w:r>
      <w:r w:rsidRPr="00963998">
        <w:rPr>
          <w:rFonts w:eastAsia="Times New Roman"/>
        </w:rPr>
        <w:t>consider</w:t>
      </w:r>
      <w:r w:rsidR="009F28AD">
        <w:rPr>
          <w:rFonts w:eastAsia="Times New Roman"/>
        </w:rPr>
        <w:t>é</w:t>
      </w:r>
      <w:r w:rsidRPr="00963998">
        <w:rPr>
          <w:rFonts w:eastAsia="Times New Roman"/>
        </w:rPr>
        <w:t xml:space="preserve">. Por otro lado, no se encontraron diferencias significativas en la usabilidad según la pregunta resuelta (p = 0.09) (Ver Tabla </w:t>
      </w:r>
      <w:r>
        <w:rPr>
          <w:rFonts w:eastAsia="Times New Roman"/>
        </w:rPr>
        <w:t>6</w:t>
      </w:r>
      <w:r w:rsidRPr="00963998">
        <w:rPr>
          <w:rFonts w:eastAsia="Times New Roman"/>
        </w:rPr>
        <w:t>).</w:t>
      </w:r>
    </w:p>
    <w:p w14:paraId="050DA502" w14:textId="68A6B34F" w:rsidR="00021FEF" w:rsidRDefault="00021FEF" w:rsidP="00021FEF">
      <w:pPr>
        <w:spacing w:before="60" w:after="300"/>
        <w:ind w:firstLine="708"/>
        <w:jc w:val="center"/>
        <w:rPr>
          <w:rFonts w:eastAsia="Times New Roman"/>
        </w:rPr>
      </w:pPr>
      <w:r>
        <w:rPr>
          <w:rFonts w:eastAsia="Times New Roman"/>
          <w:noProof/>
        </w:rPr>
        <w:lastRenderedPageBreak/>
        <w:drawing>
          <wp:inline distT="0" distB="0" distL="0" distR="0" wp14:anchorId="0738616C" wp14:editId="0F4FAED7">
            <wp:extent cx="3637294" cy="2245897"/>
            <wp:effectExtent l="0" t="0" r="1270" b="2540"/>
            <wp:docPr id="15618449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7373" cy="2252120"/>
                    </a:xfrm>
                    <a:prstGeom prst="rect">
                      <a:avLst/>
                    </a:prstGeom>
                    <a:noFill/>
                  </pic:spPr>
                </pic:pic>
              </a:graphicData>
            </a:graphic>
          </wp:inline>
        </w:drawing>
      </w:r>
    </w:p>
    <w:p w14:paraId="11242B66" w14:textId="75E70087" w:rsidR="00021FEF" w:rsidRDefault="00021FEF" w:rsidP="00021FEF">
      <w:pPr>
        <w:spacing w:before="60" w:after="300"/>
        <w:ind w:firstLine="708"/>
        <w:rPr>
          <w:rFonts w:eastAsia="Times New Roman"/>
        </w:rPr>
      </w:pPr>
      <w:r>
        <w:rPr>
          <w:rFonts w:eastAsia="Times New Roman"/>
        </w:rPr>
        <w:t xml:space="preserve">En el gráfico anterior se aprecia como los problemas tienen pendientes similares, solo hay una excepción que es la pendiente del problema 1. Sin embargo, el resto </w:t>
      </w:r>
      <w:r w:rsidR="00A5594A">
        <w:rPr>
          <w:rFonts w:eastAsia="Times New Roman"/>
        </w:rPr>
        <w:t>de los problemas</w:t>
      </w:r>
      <w:r>
        <w:rPr>
          <w:rFonts w:eastAsia="Times New Roman"/>
        </w:rPr>
        <w:t xml:space="preserve"> si tiene un comportamiento similar, por lo que nos da una sospecha de que no haya interacción entre la herramienta y grupo, lo cual se confirma con las pruebas LRT realizadas.</w:t>
      </w:r>
    </w:p>
    <w:p w14:paraId="12DB7BA9" w14:textId="77777777" w:rsidR="00021FEF" w:rsidRDefault="00021FEF" w:rsidP="00021FEF">
      <w:pPr>
        <w:spacing w:before="60" w:after="300"/>
        <w:ind w:firstLine="708"/>
        <w:jc w:val="center"/>
        <w:rPr>
          <w:rFonts w:eastAsia="Times New Roman"/>
        </w:rPr>
      </w:pPr>
    </w:p>
    <w:p w14:paraId="4E46DF7A" w14:textId="13433AF6" w:rsidR="00021FEF" w:rsidRDefault="00021FEF" w:rsidP="00021FEF">
      <w:pPr>
        <w:spacing w:before="60" w:after="300"/>
        <w:ind w:firstLine="708"/>
        <w:jc w:val="center"/>
        <w:rPr>
          <w:rFonts w:eastAsia="Times New Roman"/>
        </w:rPr>
      </w:pPr>
      <w:r>
        <w:rPr>
          <w:rFonts w:eastAsia="Times New Roman"/>
          <w:noProof/>
        </w:rPr>
        <w:drawing>
          <wp:inline distT="0" distB="0" distL="0" distR="0" wp14:anchorId="6AF509D2" wp14:editId="6E4C00F6">
            <wp:extent cx="3092160" cy="1909296"/>
            <wp:effectExtent l="0" t="0" r="0" b="0"/>
            <wp:docPr id="18217604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8060" cy="1925288"/>
                    </a:xfrm>
                    <a:prstGeom prst="rect">
                      <a:avLst/>
                    </a:prstGeom>
                    <a:noFill/>
                  </pic:spPr>
                </pic:pic>
              </a:graphicData>
            </a:graphic>
          </wp:inline>
        </w:drawing>
      </w:r>
    </w:p>
    <w:p w14:paraId="0763B988" w14:textId="20D1D4F3" w:rsidR="00A5594A" w:rsidRDefault="00A5594A" w:rsidP="00A5594A">
      <w:pPr>
        <w:spacing w:before="60" w:after="300"/>
        <w:ind w:firstLine="708"/>
        <w:rPr>
          <w:rFonts w:eastAsia="Times New Roman"/>
        </w:rPr>
      </w:pPr>
      <w:r>
        <w:rPr>
          <w:rFonts w:eastAsia="Times New Roman"/>
        </w:rPr>
        <w:t>Para este gráfico se puede notar como las pendientes de los grupos son muy distintas entre sí, por lo que se espera una interacción entre la herramienta y el grupo, lo cual se confirma con la prueba realizada.</w:t>
      </w:r>
    </w:p>
    <w:p w14:paraId="42E351DE" w14:textId="77777777" w:rsidR="009F28AD" w:rsidRPr="00F77F87" w:rsidRDefault="00963998" w:rsidP="009F28AD">
      <w:pPr>
        <w:rPr>
          <w:rFonts w:eastAsia="Times New Roman"/>
          <w:b/>
          <w:bCs/>
          <w:sz w:val="20"/>
          <w:szCs w:val="20"/>
        </w:rPr>
      </w:pPr>
      <w:r w:rsidRPr="00F77F87">
        <w:rPr>
          <w:rFonts w:eastAsia="Times New Roman"/>
          <w:b/>
          <w:bCs/>
          <w:sz w:val="20"/>
          <w:szCs w:val="20"/>
        </w:rPr>
        <w:t>Tabla 6</w:t>
      </w:r>
    </w:p>
    <w:p w14:paraId="27990DBF" w14:textId="6E856BCD" w:rsidR="00963998" w:rsidRPr="00963998" w:rsidRDefault="00021FEF" w:rsidP="00021FEF">
      <w:r w:rsidRPr="006A3D53">
        <w:rPr>
          <w:rFonts w:eastAsia="Times New Roman"/>
          <w:i/>
          <w:iCs/>
          <w:sz w:val="20"/>
          <w:szCs w:val="20"/>
        </w:rPr>
        <w:t>Valores de las pruebas LRT, para cada factor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500"/>
      </w:tblGrid>
      <w:tr w:rsidR="00963998" w:rsidRPr="00F5447C" w14:paraId="48C97797" w14:textId="77777777" w:rsidTr="0044350F">
        <w:tc>
          <w:tcPr>
            <w:tcW w:w="9200" w:type="dxa"/>
            <w:gridSpan w:val="5"/>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FCDE4A5" w14:textId="77777777" w:rsidR="00963998" w:rsidRPr="00F5447C" w:rsidRDefault="00963998" w:rsidP="0044350F">
            <w:pPr>
              <w:jc w:val="center"/>
            </w:pPr>
            <w:r>
              <w:rPr>
                <w:rFonts w:eastAsia="Times New Roman"/>
                <w:b/>
                <w:bCs/>
                <w:sz w:val="18"/>
                <w:szCs w:val="18"/>
              </w:rPr>
              <w:t>Modelo de Usabilidad</w:t>
            </w:r>
          </w:p>
        </w:tc>
      </w:tr>
      <w:tr w:rsidR="00963998" w:rsidRPr="00F5447C" w14:paraId="3CEFEB5D" w14:textId="77777777" w:rsidTr="0044350F">
        <w:tc>
          <w:tcPr>
            <w:tcW w:w="3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3FDC594" w14:textId="77777777" w:rsidR="00963998" w:rsidRPr="00F5447C" w:rsidRDefault="00963998" w:rsidP="0044350F">
            <w:r>
              <w:rPr>
                <w:rFonts w:eastAsia="Times New Roman"/>
                <w:b/>
                <w:bCs/>
                <w:sz w:val="18"/>
                <w:szCs w:val="18"/>
              </w:rPr>
              <w:t>Efecto eliminado</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991A3EB" w14:textId="77777777" w:rsidR="00963998" w:rsidRPr="00F5447C" w:rsidRDefault="00963998" w:rsidP="0044350F">
            <w:pPr>
              <w:jc w:val="center"/>
            </w:pPr>
            <w:r>
              <w:rPr>
                <w:rFonts w:eastAsia="Times New Roman"/>
                <w:b/>
                <w:bCs/>
                <w:sz w:val="18"/>
                <w:szCs w:val="18"/>
              </w:rPr>
              <w:t>LRT</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134A509B" w14:textId="77777777" w:rsidR="00963998" w:rsidRPr="00F5447C" w:rsidRDefault="00963998" w:rsidP="0044350F">
            <w:pPr>
              <w:jc w:val="center"/>
            </w:pPr>
            <w:r>
              <w:rPr>
                <w:rFonts w:eastAsia="Times New Roman"/>
                <w:b/>
                <w:bCs/>
                <w:sz w:val="18"/>
                <w:szCs w:val="18"/>
              </w:rPr>
              <w:t>gl</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50302CE" w14:textId="77777777" w:rsidR="00963998" w:rsidRPr="00F5447C" w:rsidRDefault="00963998" w:rsidP="0044350F">
            <w:pPr>
              <w:jc w:val="center"/>
            </w:pPr>
            <w:r>
              <w:rPr>
                <w:rFonts w:eastAsia="Times New Roman"/>
                <w:b/>
                <w:bCs/>
                <w:sz w:val="18"/>
                <w:szCs w:val="18"/>
              </w:rPr>
              <w:t>AIC</w:t>
            </w:r>
          </w:p>
        </w:tc>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F8F7106" w14:textId="77777777" w:rsidR="00963998" w:rsidRPr="00F5447C" w:rsidRDefault="00963998" w:rsidP="0044350F">
            <w:pPr>
              <w:jc w:val="center"/>
            </w:pPr>
            <w:r>
              <w:rPr>
                <w:rFonts w:eastAsia="Times New Roman"/>
                <w:b/>
                <w:bCs/>
                <w:sz w:val="18"/>
                <w:szCs w:val="18"/>
              </w:rPr>
              <w:t>p</w:t>
            </w:r>
          </w:p>
        </w:tc>
      </w:tr>
      <w:tr w:rsidR="00963998" w:rsidRPr="00F5447C" w14:paraId="2D3F1C5E" w14:textId="77777777" w:rsidTr="00E42D24">
        <w:trPr>
          <w:trHeight w:val="345"/>
        </w:trPr>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25361C" w14:textId="03397558" w:rsidR="00963998" w:rsidRPr="00E42D24" w:rsidRDefault="00963998" w:rsidP="0044350F">
            <w:r w:rsidRPr="00E42D24">
              <w:rPr>
                <w:rFonts w:eastAsia="Times New Roman"/>
                <w:color w:val="000000"/>
                <w:sz w:val="18"/>
                <w:szCs w:val="18"/>
              </w:rPr>
              <w:t>Pregunta</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99BC85" w14:textId="56C93B69" w:rsidR="00963998" w:rsidRPr="00E42D24" w:rsidRDefault="00963998" w:rsidP="0044350F">
            <w:pPr>
              <w:jc w:val="center"/>
            </w:pPr>
            <w:r w:rsidRPr="00E42D24">
              <w:rPr>
                <w:rFonts w:eastAsia="Times New Roman"/>
                <w:color w:val="000000"/>
                <w:sz w:val="18"/>
                <w:szCs w:val="18"/>
              </w:rPr>
              <w:t>6.39</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206D1" w14:textId="77777777" w:rsidR="00963998" w:rsidRPr="00E42D24" w:rsidRDefault="00963998" w:rsidP="0044350F">
            <w:pPr>
              <w:jc w:val="center"/>
              <w:rPr>
                <w:rFonts w:eastAsia="Times New Roman"/>
                <w:color w:val="000000"/>
                <w:sz w:val="18"/>
                <w:szCs w:val="18"/>
              </w:rPr>
            </w:pPr>
            <w:r w:rsidRPr="00E42D24">
              <w:rPr>
                <w:rFonts w:eastAsia="Times New Roman"/>
                <w:color w:val="000000"/>
                <w:sz w:val="18"/>
                <w:szCs w:val="18"/>
              </w:rPr>
              <w:t>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7ACC00" w14:textId="77777777" w:rsidR="00963998" w:rsidRPr="00E42D24" w:rsidRDefault="00963998" w:rsidP="00963998">
            <w:pPr>
              <w:jc w:val="center"/>
              <w:rPr>
                <w:rFonts w:eastAsia="Times New Roman"/>
                <w:color w:val="000000"/>
                <w:sz w:val="18"/>
                <w:szCs w:val="18"/>
              </w:rPr>
            </w:pPr>
            <w:r w:rsidRPr="00E42D24">
              <w:rPr>
                <w:rFonts w:eastAsia="Times New Roman"/>
                <w:color w:val="000000"/>
                <w:sz w:val="18"/>
                <w:szCs w:val="18"/>
              </w:rPr>
              <w:t>3863.7</w:t>
            </w:r>
          </w:p>
          <w:p w14:paraId="732C6B38" w14:textId="2F09F444" w:rsidR="00963998" w:rsidRPr="00E42D24" w:rsidRDefault="00963998" w:rsidP="0044350F">
            <w:pPr>
              <w:jc w:val="center"/>
            </w:pP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1A47BF" w14:textId="3731D73D" w:rsidR="00963998" w:rsidRPr="00E42D24" w:rsidRDefault="00963998" w:rsidP="0044350F">
            <w:pPr>
              <w:jc w:val="center"/>
            </w:pPr>
            <w:r w:rsidRPr="00E42D24">
              <w:rPr>
                <w:rFonts w:eastAsia="Times New Roman"/>
                <w:color w:val="000000"/>
                <w:sz w:val="18"/>
                <w:szCs w:val="18"/>
              </w:rPr>
              <w:t>0.</w:t>
            </w:r>
            <w:r w:rsidR="009F28AD">
              <w:rPr>
                <w:rFonts w:eastAsia="Times New Roman"/>
                <w:color w:val="000000"/>
                <w:sz w:val="18"/>
                <w:szCs w:val="18"/>
              </w:rPr>
              <w:t>09</w:t>
            </w:r>
          </w:p>
        </w:tc>
      </w:tr>
      <w:tr w:rsidR="00963998" w:rsidRPr="00F5447C" w14:paraId="61727FBD" w14:textId="77777777" w:rsidTr="00E42D24">
        <w:trPr>
          <w:trHeight w:val="20"/>
        </w:trPr>
        <w:tc>
          <w:tcPr>
            <w:tcW w:w="3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92FFB8B" w14:textId="77777777" w:rsidR="00963998" w:rsidRPr="00F5447C" w:rsidRDefault="00963998" w:rsidP="0044350F">
            <w:r>
              <w:rPr>
                <w:rFonts w:eastAsia="Times New Roman"/>
                <w:color w:val="000000"/>
                <w:sz w:val="18"/>
                <w:szCs w:val="18"/>
              </w:rPr>
              <w:t>Herramienta × Grupo</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0D1E294" w14:textId="0455ED35" w:rsidR="00963998" w:rsidRPr="00F5447C" w:rsidRDefault="00963998" w:rsidP="0044350F">
            <w:pPr>
              <w:jc w:val="center"/>
            </w:pPr>
            <w:r>
              <w:rPr>
                <w:rFonts w:eastAsia="Times New Roman"/>
                <w:color w:val="000000"/>
                <w:sz w:val="18"/>
                <w:szCs w:val="18"/>
              </w:rPr>
              <w:t>20.67</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EEE34DD" w14:textId="77777777" w:rsidR="00963998" w:rsidRPr="00F5447C" w:rsidRDefault="00963998" w:rsidP="0044350F">
            <w:pPr>
              <w:jc w:val="center"/>
            </w:pPr>
            <w:r>
              <w:rPr>
                <w:rFonts w:eastAsia="Times New Roman"/>
                <w:color w:val="000000"/>
                <w:sz w:val="18"/>
                <w:szCs w:val="18"/>
              </w:rPr>
              <w:t>4</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36EC7BE" w14:textId="77777777" w:rsidR="00963998" w:rsidRPr="00F5447C" w:rsidRDefault="00963998" w:rsidP="0044350F">
            <w:pPr>
              <w:jc w:val="center"/>
            </w:pPr>
            <w:r w:rsidRPr="00E91A60">
              <w:rPr>
                <w:rFonts w:eastAsia="Times New Roman"/>
                <w:color w:val="000000"/>
                <w:sz w:val="18"/>
                <w:szCs w:val="18"/>
              </w:rPr>
              <w:t>3881.4</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BF1AC79" w14:textId="77777777" w:rsidR="00963998" w:rsidRPr="00F5447C" w:rsidRDefault="00963998" w:rsidP="0044350F">
            <w:pPr>
              <w:jc w:val="center"/>
            </w:pPr>
            <w:r>
              <w:rPr>
                <w:rFonts w:eastAsia="Times New Roman"/>
                <w:color w:val="000000"/>
                <w:sz w:val="18"/>
                <w:szCs w:val="18"/>
              </w:rPr>
              <w:t>&lt; 0.001</w:t>
            </w:r>
          </w:p>
        </w:tc>
      </w:tr>
    </w:tbl>
    <w:p w14:paraId="5C1EF082" w14:textId="77777777" w:rsidR="009F28AD" w:rsidRDefault="00E42D24" w:rsidP="009F28AD">
      <w:pPr>
        <w:spacing w:before="60" w:after="300"/>
        <w:rPr>
          <w:rFonts w:eastAsia="Times New Roman"/>
          <w:i/>
          <w:iCs/>
          <w:color w:val="000000"/>
          <w:sz w:val="18"/>
          <w:szCs w:val="18"/>
        </w:rPr>
      </w:pPr>
      <w:r w:rsidRPr="00E42D24">
        <w:rPr>
          <w:rFonts w:eastAsia="Times New Roman"/>
          <w:i/>
          <w:iCs/>
          <w:sz w:val="18"/>
          <w:szCs w:val="18"/>
        </w:rPr>
        <w:t xml:space="preserve">Nota. </w:t>
      </w:r>
      <w:r w:rsidR="009F28AD" w:rsidRPr="009F28AD">
        <w:rPr>
          <w:rFonts w:eastAsia="Times New Roman"/>
          <w:i/>
          <w:iCs/>
          <w:color w:val="000000"/>
          <w:sz w:val="18"/>
          <w:szCs w:val="18"/>
        </w:rPr>
        <w:t>LRT = estadístico de la prueba de razón de verosimilitud. gl = grados de libertad. AIC = valor del criterio de información de Akaike del modelo correspondiente.</w:t>
      </w:r>
    </w:p>
    <w:p w14:paraId="4DFA1867" w14:textId="3F8B3FE4" w:rsidR="00963998" w:rsidRDefault="002D69F1" w:rsidP="009F28AD">
      <w:pPr>
        <w:spacing w:before="60" w:after="300"/>
        <w:ind w:firstLine="708"/>
        <w:rPr>
          <w:rFonts w:eastAsia="Times New Roman"/>
        </w:rPr>
      </w:pPr>
      <w:r w:rsidRPr="002D69F1">
        <w:rPr>
          <w:rFonts w:eastAsia="Times New Roman"/>
        </w:rPr>
        <w:lastRenderedPageBreak/>
        <w:t xml:space="preserve">El análisis de medias marginales estimadas reveló los contrastes entre herramientas para cada grupo (Ver Tabla </w:t>
      </w:r>
      <w:r w:rsidR="00963998">
        <w:rPr>
          <w:rFonts w:eastAsia="Times New Roman"/>
        </w:rPr>
        <w:t>7</w:t>
      </w:r>
      <w:r w:rsidRPr="002D69F1">
        <w:rPr>
          <w:rFonts w:eastAsia="Times New Roman"/>
        </w:rPr>
        <w:t>). Únicamente el grupo 5 mostró una diferencia estadísticamente significativa (p &lt;</w:t>
      </w:r>
      <w:r w:rsidR="00963998">
        <w:rPr>
          <w:rFonts w:eastAsia="Times New Roman"/>
        </w:rPr>
        <w:t xml:space="preserve"> </w:t>
      </w:r>
      <w:r w:rsidRPr="002D69F1">
        <w:rPr>
          <w:rFonts w:eastAsia="Times New Roman"/>
        </w:rPr>
        <w:t>0.001), con el juez en línea recibiendo puntuaciones SUS considerablemente menores que el IDE. Los grupos 2, 3, 4 y 6 no presentaron diferencias significativas entre herramientas (p &gt; 0.05).</w:t>
      </w:r>
    </w:p>
    <w:p w14:paraId="3D8E5935" w14:textId="4D97A74D" w:rsidR="007766D0" w:rsidRPr="00963998" w:rsidRDefault="007766D0" w:rsidP="00963998">
      <w:pPr>
        <w:spacing w:before="400"/>
        <w:rPr>
          <w:rFonts w:eastAsia="Times New Roman"/>
        </w:rPr>
      </w:pPr>
      <w:r>
        <w:rPr>
          <w:rFonts w:eastAsia="Times New Roman"/>
          <w:b/>
          <w:bCs/>
          <w:sz w:val="20"/>
          <w:szCs w:val="20"/>
        </w:rPr>
        <w:t xml:space="preserve">Tabla </w:t>
      </w:r>
      <w:r w:rsidR="00963998">
        <w:rPr>
          <w:rFonts w:eastAsia="Times New Roman"/>
          <w:b/>
          <w:bCs/>
          <w:sz w:val="20"/>
          <w:szCs w:val="20"/>
        </w:rPr>
        <w:t>7</w:t>
      </w:r>
    </w:p>
    <w:p w14:paraId="19011EBF" w14:textId="09069340" w:rsidR="007766D0" w:rsidRPr="002A1D69" w:rsidRDefault="007766D0" w:rsidP="007766D0">
      <w:r>
        <w:rPr>
          <w:rFonts w:eastAsia="Times New Roman"/>
          <w:i/>
          <w:iCs/>
          <w:sz w:val="20"/>
          <w:szCs w:val="20"/>
        </w:rPr>
        <w:t>Contrastes herramienta I − J por grupo académico en el modelo de usabilidad (escala cúbica)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1200"/>
        <w:gridCol w:w="1200"/>
        <w:gridCol w:w="1400"/>
      </w:tblGrid>
      <w:tr w:rsidR="007766D0" w:rsidRPr="002A1D69" w14:paraId="755D05AF" w14:textId="77777777" w:rsidTr="00CE5A8A">
        <w:tc>
          <w:tcPr>
            <w:tcW w:w="8800" w:type="dxa"/>
            <w:gridSpan w:val="6"/>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B054CB8" w14:textId="77777777" w:rsidR="007766D0" w:rsidRPr="002A1D69" w:rsidRDefault="007766D0" w:rsidP="00CE5A8A">
            <w:pPr>
              <w:jc w:val="center"/>
            </w:pPr>
            <w:r>
              <w:rPr>
                <w:rFonts w:eastAsia="Times New Roman"/>
                <w:b/>
                <w:bCs/>
                <w:sz w:val="18"/>
                <w:szCs w:val="18"/>
              </w:rPr>
              <w:t>Modelo de Usabilidad</w:t>
            </w:r>
          </w:p>
        </w:tc>
      </w:tr>
      <w:tr w:rsidR="007766D0" w:rsidRPr="002A1D69" w14:paraId="651965A6" w14:textId="77777777" w:rsidTr="00CE5A8A">
        <w:tc>
          <w:tcPr>
            <w:tcW w:w="14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CAFF86C" w14:textId="77777777" w:rsidR="007766D0" w:rsidRPr="002A1D69" w:rsidRDefault="007766D0" w:rsidP="00CE5A8A">
            <w:r>
              <w:rPr>
                <w:rFonts w:eastAsia="Times New Roman"/>
                <w:b/>
                <w:bCs/>
                <w:sz w:val="18"/>
                <w:szCs w:val="18"/>
              </w:rPr>
              <w:t>Grupo</w:t>
            </w:r>
          </w:p>
        </w:tc>
        <w:tc>
          <w:tcPr>
            <w:tcW w:w="20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5DA05CC" w14:textId="77777777" w:rsidR="007766D0" w:rsidRPr="002A1D69" w:rsidRDefault="007766D0" w:rsidP="00CE5A8A">
            <w:pPr>
              <w:jc w:val="center"/>
            </w:pPr>
            <w:r>
              <w:rPr>
                <w:rFonts w:eastAsia="Times New Roman"/>
                <w:b/>
                <w:bCs/>
                <w:sz w:val="18"/>
                <w:szCs w:val="18"/>
              </w:rPr>
              <w:t>Diferencia</w:t>
            </w:r>
          </w:p>
        </w:tc>
        <w:tc>
          <w:tcPr>
            <w:tcW w:w="16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81D56A7" w14:textId="77777777" w:rsidR="007766D0" w:rsidRPr="002A1D69" w:rsidRDefault="007766D0" w:rsidP="00CE5A8A">
            <w:pPr>
              <w:jc w:val="center"/>
            </w:pPr>
            <w:r>
              <w:rPr>
                <w:rFonts w:eastAsia="Times New Roman"/>
                <w:b/>
                <w:bCs/>
                <w:sz w:val="18"/>
                <w:szCs w:val="18"/>
              </w:rPr>
              <w:t>EE</w:t>
            </w:r>
          </w:p>
        </w:tc>
        <w:tc>
          <w:tcPr>
            <w:tcW w:w="1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891FB98" w14:textId="77777777" w:rsidR="007766D0" w:rsidRPr="002A1D69" w:rsidRDefault="007766D0" w:rsidP="00CE5A8A">
            <w:pPr>
              <w:jc w:val="center"/>
            </w:pPr>
            <w:r>
              <w:rPr>
                <w:rFonts w:eastAsia="Times New Roman"/>
                <w:b/>
                <w:bCs/>
                <w:sz w:val="18"/>
                <w:szCs w:val="18"/>
              </w:rPr>
              <w:t>gl</w:t>
            </w:r>
          </w:p>
        </w:tc>
        <w:tc>
          <w:tcPr>
            <w:tcW w:w="1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36DAF2A" w14:textId="77777777" w:rsidR="007766D0" w:rsidRPr="002A1D69" w:rsidRDefault="007766D0" w:rsidP="00CE5A8A">
            <w:pPr>
              <w:jc w:val="center"/>
            </w:pPr>
            <w:r>
              <w:rPr>
                <w:rFonts w:eastAsia="Times New Roman"/>
                <w:b/>
                <w:bCs/>
                <w:sz w:val="18"/>
                <w:szCs w:val="18"/>
              </w:rPr>
              <w:t>t</w:t>
            </w:r>
          </w:p>
        </w:tc>
        <w:tc>
          <w:tcPr>
            <w:tcW w:w="14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1E5B9E6" w14:textId="77777777" w:rsidR="007766D0" w:rsidRPr="002A1D69" w:rsidRDefault="007766D0" w:rsidP="00CE5A8A">
            <w:pPr>
              <w:jc w:val="center"/>
            </w:pPr>
            <w:r>
              <w:rPr>
                <w:rFonts w:eastAsia="Times New Roman"/>
                <w:b/>
                <w:bCs/>
                <w:sz w:val="18"/>
                <w:szCs w:val="18"/>
              </w:rPr>
              <w:t>p</w:t>
            </w:r>
          </w:p>
        </w:tc>
      </w:tr>
      <w:tr w:rsidR="007766D0" w:rsidRPr="002A1D69" w14:paraId="15E16B93" w14:textId="77777777" w:rsidTr="00CE5A8A">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D7AE2" w14:textId="77777777" w:rsidR="007766D0" w:rsidRPr="002A1D69" w:rsidRDefault="007766D0" w:rsidP="00CE5A8A">
            <w:r>
              <w:rPr>
                <w:rFonts w:eastAsia="Times New Roman"/>
                <w:color w:val="1F4E79"/>
                <w:sz w:val="18"/>
                <w:szCs w:val="18"/>
              </w:rPr>
              <w:t>2</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3FF7F6" w14:textId="77777777" w:rsidR="007766D0" w:rsidRPr="002A1D69" w:rsidRDefault="007766D0" w:rsidP="00CE5A8A">
            <w:pPr>
              <w:jc w:val="center"/>
            </w:pPr>
            <w:r>
              <w:rPr>
                <w:rFonts w:eastAsia="Times New Roman"/>
                <w:color w:val="000000"/>
                <w:sz w:val="18"/>
                <w:szCs w:val="18"/>
              </w:rPr>
              <w:t>−95 207</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185343" w14:textId="77777777" w:rsidR="007766D0" w:rsidRPr="002A1D69" w:rsidRDefault="007766D0" w:rsidP="00CE5A8A">
            <w:pPr>
              <w:jc w:val="center"/>
            </w:pPr>
            <w:r>
              <w:rPr>
                <w:rFonts w:eastAsia="Times New Roman"/>
                <w:color w:val="000000"/>
                <w:sz w:val="18"/>
                <w:szCs w:val="18"/>
              </w:rPr>
              <w:t>95 600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3F0256" w14:textId="77777777" w:rsidR="007766D0" w:rsidRPr="002A1D69" w:rsidRDefault="007766D0" w:rsidP="00CE5A8A">
            <w:pPr>
              <w:jc w:val="center"/>
            </w:pPr>
            <w:r>
              <w:rPr>
                <w:rFonts w:eastAsia="Times New Roman"/>
                <w:color w:val="000000"/>
                <w:sz w:val="18"/>
                <w:szCs w:val="18"/>
              </w:rPr>
              <w:t>97</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984A5" w14:textId="77777777" w:rsidR="007766D0" w:rsidRPr="002A1D69" w:rsidRDefault="007766D0" w:rsidP="00CE5A8A">
            <w:pPr>
              <w:jc w:val="center"/>
            </w:pPr>
            <w:r>
              <w:rPr>
                <w:rFonts w:eastAsia="Times New Roman"/>
                <w:color w:val="000000"/>
                <w:sz w:val="18"/>
                <w:szCs w:val="18"/>
              </w:rPr>
              <w:t>−1.00</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727AE4" w14:textId="77777777" w:rsidR="007766D0" w:rsidRPr="002A1D69" w:rsidRDefault="007766D0" w:rsidP="00CE5A8A">
            <w:pPr>
              <w:jc w:val="center"/>
            </w:pPr>
            <w:r>
              <w:rPr>
                <w:rFonts w:eastAsia="Times New Roman"/>
                <w:color w:val="000000"/>
                <w:sz w:val="18"/>
                <w:szCs w:val="18"/>
              </w:rPr>
              <w:t>0.322</w:t>
            </w:r>
          </w:p>
        </w:tc>
      </w:tr>
      <w:tr w:rsidR="007766D0" w:rsidRPr="002A1D69" w14:paraId="2BEA044A" w14:textId="77777777" w:rsidTr="00CE5A8A">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E8ABDD" w14:textId="77777777" w:rsidR="007766D0" w:rsidRPr="002A1D69" w:rsidRDefault="007766D0" w:rsidP="00CE5A8A">
            <w:r>
              <w:rPr>
                <w:rFonts w:eastAsia="Times New Roman"/>
                <w:color w:val="1F4E79"/>
                <w:sz w:val="18"/>
                <w:szCs w:val="18"/>
              </w:rPr>
              <w:t>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15FF60" w14:textId="77777777" w:rsidR="007766D0" w:rsidRPr="002A1D69" w:rsidRDefault="007766D0" w:rsidP="00CE5A8A">
            <w:pPr>
              <w:jc w:val="center"/>
            </w:pPr>
            <w:r>
              <w:rPr>
                <w:rFonts w:eastAsia="Times New Roman"/>
                <w:color w:val="000000"/>
                <w:sz w:val="18"/>
                <w:szCs w:val="18"/>
              </w:rPr>
              <w:t>48 171</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F2C14B" w14:textId="77777777" w:rsidR="007766D0" w:rsidRPr="002A1D69" w:rsidRDefault="007766D0" w:rsidP="00CE5A8A">
            <w:pPr>
              <w:jc w:val="center"/>
            </w:pPr>
            <w:r>
              <w:rPr>
                <w:rFonts w:eastAsia="Times New Roman"/>
                <w:color w:val="000000"/>
                <w:sz w:val="18"/>
                <w:szCs w:val="18"/>
              </w:rPr>
              <w:t>53 700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EE35A9" w14:textId="77777777" w:rsidR="007766D0" w:rsidRPr="002A1D69" w:rsidRDefault="007766D0" w:rsidP="00CE5A8A">
            <w:pPr>
              <w:jc w:val="center"/>
            </w:pPr>
            <w:r>
              <w:rPr>
                <w:rFonts w:eastAsia="Times New Roman"/>
                <w:color w:val="000000"/>
                <w:sz w:val="18"/>
                <w:szCs w:val="18"/>
              </w:rPr>
              <w:t>97</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8D5EF2" w14:textId="77777777" w:rsidR="007766D0" w:rsidRPr="002A1D69" w:rsidRDefault="007766D0" w:rsidP="00CE5A8A">
            <w:pPr>
              <w:jc w:val="center"/>
            </w:pPr>
            <w:r>
              <w:rPr>
                <w:rFonts w:eastAsia="Times New Roman"/>
                <w:color w:val="000000"/>
                <w:sz w:val="18"/>
                <w:szCs w:val="18"/>
              </w:rPr>
              <w:t>0.90</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805FD9" w14:textId="77777777" w:rsidR="007766D0" w:rsidRPr="002A1D69" w:rsidRDefault="007766D0" w:rsidP="00CE5A8A">
            <w:pPr>
              <w:jc w:val="center"/>
            </w:pPr>
            <w:r>
              <w:rPr>
                <w:rFonts w:eastAsia="Times New Roman"/>
                <w:color w:val="000000"/>
                <w:sz w:val="18"/>
                <w:szCs w:val="18"/>
              </w:rPr>
              <w:t>0.372</w:t>
            </w:r>
          </w:p>
        </w:tc>
      </w:tr>
      <w:tr w:rsidR="007766D0" w:rsidRPr="002A1D69" w14:paraId="675440E1" w14:textId="77777777" w:rsidTr="00CE5A8A">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B35968" w14:textId="77777777" w:rsidR="007766D0" w:rsidRPr="002A1D69" w:rsidRDefault="007766D0" w:rsidP="00CE5A8A">
            <w:r>
              <w:rPr>
                <w:rFonts w:eastAsia="Times New Roman"/>
                <w:color w:val="1F4E79"/>
                <w:sz w:val="18"/>
                <w:szCs w:val="18"/>
              </w:rPr>
              <w:t>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79D268" w14:textId="77777777" w:rsidR="007766D0" w:rsidRPr="002A1D69" w:rsidRDefault="007766D0" w:rsidP="00CE5A8A">
            <w:pPr>
              <w:jc w:val="center"/>
            </w:pPr>
            <w:r>
              <w:rPr>
                <w:rFonts w:eastAsia="Times New Roman"/>
                <w:color w:val="000000"/>
                <w:sz w:val="18"/>
                <w:szCs w:val="18"/>
              </w:rPr>
              <w:t>83 878</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89C1A3" w14:textId="77777777" w:rsidR="007766D0" w:rsidRPr="002A1D69" w:rsidRDefault="007766D0" w:rsidP="00CE5A8A">
            <w:pPr>
              <w:jc w:val="center"/>
            </w:pPr>
            <w:r>
              <w:rPr>
                <w:rFonts w:eastAsia="Times New Roman"/>
                <w:color w:val="000000"/>
                <w:sz w:val="18"/>
                <w:szCs w:val="18"/>
              </w:rPr>
              <w:t>49 900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D66C99" w14:textId="77777777" w:rsidR="007766D0" w:rsidRPr="002A1D69" w:rsidRDefault="007766D0" w:rsidP="00CE5A8A">
            <w:pPr>
              <w:jc w:val="center"/>
            </w:pPr>
            <w:r>
              <w:rPr>
                <w:rFonts w:eastAsia="Times New Roman"/>
                <w:color w:val="000000"/>
                <w:sz w:val="18"/>
                <w:szCs w:val="18"/>
              </w:rPr>
              <w:t>97</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10F016" w14:textId="77777777" w:rsidR="007766D0" w:rsidRPr="002A1D69" w:rsidRDefault="007766D0" w:rsidP="00CE5A8A">
            <w:pPr>
              <w:jc w:val="center"/>
            </w:pPr>
            <w:r>
              <w:rPr>
                <w:rFonts w:eastAsia="Times New Roman"/>
                <w:color w:val="000000"/>
                <w:sz w:val="18"/>
                <w:szCs w:val="18"/>
              </w:rPr>
              <w:t>1.68</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D77945" w14:textId="77777777" w:rsidR="007766D0" w:rsidRPr="002A1D69" w:rsidRDefault="007766D0" w:rsidP="00CE5A8A">
            <w:pPr>
              <w:jc w:val="center"/>
            </w:pPr>
            <w:r>
              <w:rPr>
                <w:rFonts w:eastAsia="Times New Roman"/>
                <w:color w:val="000000"/>
                <w:sz w:val="18"/>
                <w:szCs w:val="18"/>
              </w:rPr>
              <w:t>0.096</w:t>
            </w:r>
          </w:p>
        </w:tc>
      </w:tr>
      <w:tr w:rsidR="007766D0" w:rsidRPr="002A1D69" w14:paraId="73F61E1C" w14:textId="77777777" w:rsidTr="00CE5A8A">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49D879" w14:textId="77777777" w:rsidR="007766D0" w:rsidRPr="002A1D69" w:rsidRDefault="007766D0" w:rsidP="00CE5A8A">
            <w:r>
              <w:rPr>
                <w:rFonts w:eastAsia="Times New Roman"/>
                <w:color w:val="1F4E79"/>
                <w:sz w:val="18"/>
                <w:szCs w:val="18"/>
              </w:rPr>
              <w:t>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026089" w14:textId="77777777" w:rsidR="007766D0" w:rsidRPr="002A1D69" w:rsidRDefault="007766D0" w:rsidP="00CE5A8A">
            <w:pPr>
              <w:jc w:val="center"/>
            </w:pPr>
            <w:r>
              <w:rPr>
                <w:rFonts w:eastAsia="Times New Roman"/>
                <w:color w:val="000000"/>
                <w:sz w:val="18"/>
                <w:szCs w:val="18"/>
              </w:rPr>
              <w:t>−399 987</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3E6C05" w14:textId="77777777" w:rsidR="007766D0" w:rsidRPr="002A1D69" w:rsidRDefault="007766D0" w:rsidP="00CE5A8A">
            <w:pPr>
              <w:jc w:val="center"/>
            </w:pPr>
            <w:r>
              <w:rPr>
                <w:rFonts w:eastAsia="Times New Roman"/>
                <w:color w:val="000000"/>
                <w:sz w:val="18"/>
                <w:szCs w:val="18"/>
              </w:rPr>
              <w:t>109 000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C2C639" w14:textId="77777777" w:rsidR="007766D0" w:rsidRPr="002A1D69" w:rsidRDefault="007766D0" w:rsidP="00CE5A8A">
            <w:pPr>
              <w:jc w:val="center"/>
            </w:pPr>
            <w:r>
              <w:rPr>
                <w:rFonts w:eastAsia="Times New Roman"/>
                <w:color w:val="000000"/>
                <w:sz w:val="18"/>
                <w:szCs w:val="18"/>
              </w:rPr>
              <w:t>97</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3B3A58" w14:textId="77777777" w:rsidR="007766D0" w:rsidRPr="002A1D69" w:rsidRDefault="007766D0" w:rsidP="00CE5A8A">
            <w:pPr>
              <w:jc w:val="center"/>
            </w:pPr>
            <w:r>
              <w:rPr>
                <w:rFonts w:eastAsia="Times New Roman"/>
                <w:color w:val="000000"/>
                <w:sz w:val="18"/>
                <w:szCs w:val="18"/>
              </w:rPr>
              <w:t>−3.68</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3A204D" w14:textId="77777777" w:rsidR="007766D0" w:rsidRPr="002A1D69" w:rsidRDefault="007766D0" w:rsidP="00CE5A8A">
            <w:pPr>
              <w:jc w:val="center"/>
            </w:pPr>
            <w:r>
              <w:rPr>
                <w:rFonts w:eastAsia="Times New Roman"/>
                <w:color w:val="000000"/>
                <w:sz w:val="18"/>
                <w:szCs w:val="18"/>
              </w:rPr>
              <w:t>0.0004</w:t>
            </w:r>
          </w:p>
        </w:tc>
      </w:tr>
      <w:tr w:rsidR="007766D0" w:rsidRPr="002A1D69" w14:paraId="295988B2" w14:textId="77777777" w:rsidTr="00CE5A8A">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3EE06FE" w14:textId="77777777" w:rsidR="007766D0" w:rsidRPr="002A1D69" w:rsidRDefault="007766D0" w:rsidP="00CE5A8A">
            <w:r>
              <w:rPr>
                <w:rFonts w:eastAsia="Times New Roman"/>
                <w:color w:val="000000"/>
                <w:sz w:val="18"/>
                <w:szCs w:val="18"/>
              </w:rPr>
              <w:t>6</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D8F0AA1" w14:textId="77777777" w:rsidR="007766D0" w:rsidRPr="002A1D69" w:rsidRDefault="007766D0" w:rsidP="00CE5A8A">
            <w:pPr>
              <w:jc w:val="center"/>
            </w:pPr>
            <w:r>
              <w:rPr>
                <w:rFonts w:eastAsia="Times New Roman"/>
                <w:color w:val="000000"/>
                <w:sz w:val="18"/>
                <w:szCs w:val="18"/>
              </w:rPr>
              <w:t>−230 011</w:t>
            </w:r>
          </w:p>
        </w:tc>
        <w:tc>
          <w:tcPr>
            <w:tcW w:w="1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397797D" w14:textId="77777777" w:rsidR="007766D0" w:rsidRPr="002A1D69" w:rsidRDefault="007766D0" w:rsidP="00CE5A8A">
            <w:pPr>
              <w:jc w:val="center"/>
            </w:pPr>
            <w:r>
              <w:rPr>
                <w:rFonts w:eastAsia="Times New Roman"/>
                <w:color w:val="000000"/>
                <w:sz w:val="18"/>
                <w:szCs w:val="18"/>
              </w:rPr>
              <w:t>133 000</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51C7053" w14:textId="77777777" w:rsidR="007766D0" w:rsidRPr="002A1D69" w:rsidRDefault="007766D0" w:rsidP="00CE5A8A">
            <w:pPr>
              <w:jc w:val="center"/>
            </w:pPr>
            <w:r>
              <w:rPr>
                <w:rFonts w:eastAsia="Times New Roman"/>
                <w:color w:val="000000"/>
                <w:sz w:val="18"/>
                <w:szCs w:val="18"/>
              </w:rPr>
              <w:t>97</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F0DF7AC" w14:textId="77777777" w:rsidR="007766D0" w:rsidRPr="002A1D69" w:rsidRDefault="007766D0" w:rsidP="00CE5A8A">
            <w:pPr>
              <w:jc w:val="center"/>
            </w:pPr>
            <w:r>
              <w:rPr>
                <w:rFonts w:eastAsia="Times New Roman"/>
                <w:color w:val="000000"/>
                <w:sz w:val="18"/>
                <w:szCs w:val="18"/>
              </w:rPr>
              <w:t>−1.73</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5E33AF4" w14:textId="77777777" w:rsidR="007766D0" w:rsidRPr="002A1D69" w:rsidRDefault="007766D0" w:rsidP="00CE5A8A">
            <w:pPr>
              <w:jc w:val="center"/>
            </w:pPr>
            <w:r>
              <w:rPr>
                <w:rFonts w:eastAsia="Times New Roman"/>
                <w:color w:val="000000"/>
                <w:sz w:val="18"/>
                <w:szCs w:val="18"/>
              </w:rPr>
              <w:t>0.088</w:t>
            </w:r>
          </w:p>
        </w:tc>
      </w:tr>
    </w:tbl>
    <w:p w14:paraId="06D5C10C" w14:textId="762FC65A" w:rsidR="008F625F" w:rsidRPr="009F28AD" w:rsidRDefault="007766D0" w:rsidP="002A1D69">
      <w:pPr>
        <w:spacing w:before="60" w:after="300"/>
        <w:rPr>
          <w:i/>
          <w:iCs/>
        </w:rPr>
      </w:pPr>
      <w:r w:rsidRPr="009F28AD">
        <w:rPr>
          <w:rFonts w:eastAsia="Times New Roman"/>
          <w:i/>
          <w:iCs/>
          <w:sz w:val="18"/>
          <w:szCs w:val="18"/>
        </w:rPr>
        <w:t xml:space="preserve">Nota. </w:t>
      </w:r>
      <w:r w:rsidR="009F28AD" w:rsidRPr="009F28AD">
        <w:rPr>
          <w:rFonts w:eastAsia="Times New Roman"/>
          <w:i/>
          <w:iCs/>
          <w:sz w:val="18"/>
          <w:szCs w:val="18"/>
        </w:rPr>
        <w:t>EE = error estándar. gl = grados de libertad. Las estimaciones corresponden a diferencias en escala cúbica dado que el modelo fue ajustado sobre la variable SUS transformada (SUS³).</w:t>
      </w:r>
    </w:p>
    <w:p w14:paraId="15C61B0C" w14:textId="06B835FA" w:rsidR="009E53F2" w:rsidRDefault="00E83F4D">
      <w:pPr>
        <w:spacing w:after="160"/>
        <w:ind w:firstLine="720"/>
        <w:jc w:val="both"/>
      </w:pPr>
      <w:r>
        <w:t xml:space="preserve">Los supuestos del modelo de usabilidad también se cumplieron: la prueba de Shapiro-Wilk no rechazó la normalidad de los residuos transformados con una probabilidad mayor a 0.05 </w:t>
      </w:r>
      <w:r w:rsidRPr="00E42D24">
        <w:t xml:space="preserve">(Ver tabla </w:t>
      </w:r>
      <w:r w:rsidR="00E42D24" w:rsidRPr="00E42D24">
        <w:t>2 en anexos</w:t>
      </w:r>
      <w:r w:rsidRPr="00E42D24">
        <w:t xml:space="preserve">), y la prueba de Levene no rechazó la hipótesis de homocedasticidad, por lo que se asume el cumplimiento de este supuesto (Ver tabla </w:t>
      </w:r>
      <w:r w:rsidR="00E42D24" w:rsidRPr="00E42D24">
        <w:t>2 en anexos</w:t>
      </w:r>
      <w:r w:rsidRPr="00E42D24">
        <w:t>).</w:t>
      </w:r>
    </w:p>
    <w:p w14:paraId="1D6513DF" w14:textId="77777777" w:rsidR="003B4E46" w:rsidRDefault="003B4E46" w:rsidP="003B4E46">
      <w:pPr>
        <w:spacing w:before="60" w:after="300"/>
      </w:pPr>
    </w:p>
    <w:p w14:paraId="18127EE8" w14:textId="77777777" w:rsidR="009E53F2" w:rsidRDefault="00E83F4D">
      <w:pPr>
        <w:spacing w:before="320" w:after="160"/>
        <w:jc w:val="center"/>
      </w:pPr>
      <w:r>
        <w:rPr>
          <w:b/>
          <w:bCs/>
          <w:sz w:val="24"/>
          <w:szCs w:val="24"/>
        </w:rPr>
        <w:t>CONCLUSIONES</w:t>
      </w:r>
    </w:p>
    <w:p w14:paraId="189B3C90" w14:textId="77777777" w:rsidR="009E53F2" w:rsidRDefault="00E83F4D">
      <w:pPr>
        <w:spacing w:after="160"/>
        <w:ind w:firstLine="720"/>
        <w:jc w:val="both"/>
      </w:pPr>
      <w:r>
        <w:t>Los resultados de este estudio indican que el tipo de herramienta empleada no determina por sí solo el tiempo que los estudiantes invierten en resolver un problema de programación. El efecto de la herramienta sobre el tiempo fue marginal (p = 0,051) y no alcanzó significancia estadística convencional, lo que sugiere que ambas herramientas son comparables en términos de la carga temporal que imponen al estudiante.</w:t>
      </w:r>
    </w:p>
    <w:p w14:paraId="166F0F38" w14:textId="77777777" w:rsidR="009E53F2" w:rsidRDefault="00E83F4D">
      <w:pPr>
        <w:spacing w:after="160"/>
        <w:ind w:firstLine="720"/>
        <w:jc w:val="both"/>
      </w:pPr>
      <w:r>
        <w:t>El factor con mayor incidencia sobre el tiempo de respuesta fue la pregunta específica, con la pregunta 2 registrando tiempos significativamente menores que la pregunta 1. El grupo académico también resultó relevante, con diferencias especialmente marcadas entre los grupos 3 y 4, lo que podría reflejar diferencias en la experiencia previa o en el ritmo de avance de cada grupo.</w:t>
      </w:r>
    </w:p>
    <w:p w14:paraId="2B17E7F8" w14:textId="77777777" w:rsidR="005A3847" w:rsidRDefault="005A3847" w:rsidP="002A1D69">
      <w:pPr>
        <w:spacing w:after="160"/>
        <w:ind w:firstLine="720"/>
        <w:jc w:val="both"/>
      </w:pPr>
      <w:r w:rsidRPr="005A3847">
        <w:t>En cuanto a la usabilidad percibida, no se encontró un efecto global de la herramienta, sino una interacción significativa con el grupo. Únicamente el grupo 5 mostró una diferencia estadísticamente significativa, donde el juez en línea fue percibido como menos usable que el IDE, reflejado en puntuaciones SUS considerablemente más bajas. Esta heterogeneidad entre grupos sugiere que la experiencia de uso depende fuertemente del contexto, posiblemente de la exposición previa a este tipo de plataformas.</w:t>
      </w:r>
    </w:p>
    <w:p w14:paraId="5AF91B82" w14:textId="64072C6B" w:rsidR="009F28AD" w:rsidRDefault="005A3847" w:rsidP="002A1D69">
      <w:pPr>
        <w:spacing w:after="160"/>
        <w:ind w:firstLine="720"/>
        <w:jc w:val="both"/>
      </w:pPr>
      <w:r w:rsidRPr="005A3847">
        <w:t xml:space="preserve">Desde una perspectiva práctica, los resultados sobre el tiempo de respuesta son alentadores para la incorporación del juez en línea en cursos de programación, ya que no penaliza el tiempo de manera generalizada. Sin embargo, los hallazgos en usabilidad sugieren que su adopción debe ir acompañada de </w:t>
      </w:r>
      <w:r w:rsidRPr="005A3847">
        <w:lastRenderedPageBreak/>
        <w:t>instrucción explícita sobre su uso, con especial atención a los grupos con menor familiaridad con la plataforma, donde la experiencia de uso puede verse afectada negativamente.</w:t>
      </w:r>
    </w:p>
    <w:p w14:paraId="4010B968" w14:textId="77777777" w:rsidR="009F28AD" w:rsidRDefault="009F28AD" w:rsidP="002A1D69">
      <w:pPr>
        <w:spacing w:after="160"/>
        <w:ind w:firstLine="720"/>
        <w:jc w:val="both"/>
      </w:pPr>
    </w:p>
    <w:p w14:paraId="57DA6E41" w14:textId="3420F211" w:rsidR="009F28AD" w:rsidRPr="003B4E46" w:rsidRDefault="00E83F4D" w:rsidP="002A1D69">
      <w:pPr>
        <w:spacing w:after="160"/>
        <w:ind w:firstLine="720"/>
        <w:jc w:val="both"/>
      </w:pPr>
      <w:ins w:id="84" w:author="RICARDO ALVARADO BARRANTES" w:date="2026-07-01T17:39:00Z">
        <w:r>
          <w:t>Falta contrastar con teoría y otros autores</w:t>
        </w:r>
      </w:ins>
    </w:p>
    <w:p w14:paraId="7C4785A0" w14:textId="77777777" w:rsidR="002A1D69" w:rsidRDefault="002A1D69" w:rsidP="002A1D69">
      <w:pPr>
        <w:spacing w:after="160"/>
        <w:ind w:firstLine="720"/>
        <w:jc w:val="both"/>
      </w:pPr>
    </w:p>
    <w:p w14:paraId="1307CFBA" w14:textId="77777777" w:rsidR="002A1D69" w:rsidRDefault="002A1D69" w:rsidP="002A1D69">
      <w:pPr>
        <w:spacing w:after="160"/>
        <w:ind w:firstLine="720"/>
        <w:jc w:val="both"/>
      </w:pPr>
    </w:p>
    <w:p w14:paraId="2821C309" w14:textId="77777777" w:rsidR="002A1D69" w:rsidRDefault="002A1D69" w:rsidP="002A1D69">
      <w:pPr>
        <w:spacing w:after="160"/>
        <w:ind w:firstLine="720"/>
        <w:jc w:val="both"/>
      </w:pPr>
    </w:p>
    <w:p w14:paraId="76E5CA1C" w14:textId="77777777" w:rsidR="002A1D69" w:rsidRDefault="002A1D69" w:rsidP="002A1D69">
      <w:pPr>
        <w:spacing w:after="160"/>
        <w:ind w:firstLine="720"/>
        <w:jc w:val="both"/>
      </w:pPr>
    </w:p>
    <w:p w14:paraId="31A4F775" w14:textId="77777777" w:rsidR="002A1D69" w:rsidRDefault="002A1D69" w:rsidP="002A1D69">
      <w:pPr>
        <w:spacing w:after="160"/>
        <w:ind w:firstLine="720"/>
        <w:jc w:val="both"/>
      </w:pPr>
    </w:p>
    <w:p w14:paraId="039F4105" w14:textId="77777777" w:rsidR="002A1D69" w:rsidRDefault="002A1D69" w:rsidP="002A1D69">
      <w:pPr>
        <w:spacing w:after="160"/>
        <w:ind w:firstLine="720"/>
        <w:jc w:val="both"/>
      </w:pPr>
    </w:p>
    <w:p w14:paraId="559E5B3D" w14:textId="77777777" w:rsidR="002A1D69" w:rsidRDefault="002A1D69" w:rsidP="002A1D69">
      <w:pPr>
        <w:spacing w:after="160"/>
        <w:ind w:firstLine="720"/>
        <w:jc w:val="both"/>
      </w:pPr>
    </w:p>
    <w:p w14:paraId="403688A9" w14:textId="77777777" w:rsidR="002A1D69" w:rsidRDefault="002A1D69" w:rsidP="002A1D69">
      <w:pPr>
        <w:spacing w:after="160"/>
        <w:ind w:firstLine="720"/>
        <w:jc w:val="both"/>
      </w:pPr>
    </w:p>
    <w:p w14:paraId="4656E1ED" w14:textId="77777777" w:rsidR="002A1D69" w:rsidRDefault="002A1D69" w:rsidP="002A1D69">
      <w:pPr>
        <w:spacing w:after="160"/>
        <w:ind w:firstLine="720"/>
        <w:jc w:val="both"/>
      </w:pPr>
    </w:p>
    <w:p w14:paraId="69B5BA65" w14:textId="77777777" w:rsidR="002A1D69" w:rsidRDefault="002A1D69" w:rsidP="002A1D69">
      <w:pPr>
        <w:spacing w:after="160"/>
        <w:ind w:firstLine="720"/>
        <w:jc w:val="both"/>
      </w:pPr>
    </w:p>
    <w:p w14:paraId="1199E52F" w14:textId="77777777" w:rsidR="002A1D69" w:rsidRDefault="002A1D69" w:rsidP="002A1D69">
      <w:pPr>
        <w:spacing w:after="160"/>
        <w:ind w:firstLine="720"/>
        <w:jc w:val="both"/>
      </w:pPr>
    </w:p>
    <w:p w14:paraId="2DD19E95" w14:textId="77777777" w:rsidR="002A1D69" w:rsidRDefault="002A1D69" w:rsidP="002A1D69">
      <w:pPr>
        <w:spacing w:after="160"/>
        <w:ind w:firstLine="720"/>
        <w:jc w:val="both"/>
      </w:pPr>
    </w:p>
    <w:p w14:paraId="490B4EFF" w14:textId="77777777" w:rsidR="002A1D69" w:rsidRDefault="002A1D69" w:rsidP="002A1D69">
      <w:pPr>
        <w:spacing w:after="160"/>
        <w:ind w:firstLine="720"/>
        <w:jc w:val="both"/>
      </w:pPr>
    </w:p>
    <w:p w14:paraId="73EFBA18" w14:textId="77777777" w:rsidR="002A1D69" w:rsidRDefault="002A1D69" w:rsidP="002A1D69">
      <w:pPr>
        <w:spacing w:after="160"/>
        <w:ind w:firstLine="720"/>
        <w:jc w:val="both"/>
      </w:pPr>
    </w:p>
    <w:p w14:paraId="7ECEC61B" w14:textId="77777777" w:rsidR="002A1D69" w:rsidRDefault="002A1D69" w:rsidP="002A1D69">
      <w:pPr>
        <w:spacing w:after="160"/>
        <w:ind w:firstLine="720"/>
        <w:jc w:val="both"/>
      </w:pPr>
    </w:p>
    <w:p w14:paraId="0C1D522E" w14:textId="77777777" w:rsidR="009E53F2" w:rsidRDefault="009E53F2">
      <w:pPr>
        <w:spacing w:after="80"/>
      </w:pPr>
    </w:p>
    <w:p w14:paraId="5BE66B1A" w14:textId="77777777" w:rsidR="009E53F2" w:rsidRPr="00D55065" w:rsidRDefault="00E83F4D">
      <w:pPr>
        <w:spacing w:before="320" w:after="160"/>
        <w:jc w:val="center"/>
        <w:rPr>
          <w:lang w:val="en-US"/>
        </w:rPr>
      </w:pPr>
      <w:r>
        <w:rPr>
          <w:b/>
          <w:bCs/>
          <w:sz w:val="24"/>
          <w:szCs w:val="24"/>
          <w:lang w:val="en-US"/>
        </w:rPr>
        <w:t>BIBLIOGRAFÍA</w:t>
      </w:r>
    </w:p>
    <w:p w14:paraId="31A7ADB9" w14:textId="77777777" w:rsidR="009E53F2" w:rsidRPr="00D55065" w:rsidRDefault="00E83F4D">
      <w:pPr>
        <w:spacing w:after="120"/>
        <w:ind w:left="720" w:hanging="720"/>
        <w:jc w:val="both"/>
        <w:rPr>
          <w:lang w:val="en-US"/>
        </w:rPr>
      </w:pPr>
      <w:r>
        <w:rPr>
          <w:lang w:val="en-US"/>
        </w:rPr>
        <w:t xml:space="preserve">Bates, D., Mächler, M., Bolker, B. y Walker, S. (2015). Fitting linear mixed-effects models using lme4. </w:t>
      </w:r>
      <w:r>
        <w:rPr>
          <w:i/>
          <w:iCs/>
          <w:lang w:val="en-US"/>
        </w:rPr>
        <w:t>Journal of Statistical Software</w:t>
      </w:r>
      <w:r>
        <w:rPr>
          <w:lang w:val="en-US"/>
        </w:rPr>
        <w:t xml:space="preserve">, </w:t>
      </w:r>
      <w:r>
        <w:rPr>
          <w:i/>
          <w:iCs/>
          <w:lang w:val="en-US"/>
        </w:rPr>
        <w:t>67</w:t>
      </w:r>
      <w:r>
        <w:rPr>
          <w:lang w:val="en-US"/>
        </w:rPr>
        <w:t>(1), 1–48. https://doi.org/10.18637/jss.v067.i01</w:t>
      </w:r>
    </w:p>
    <w:p w14:paraId="08C04D8E" w14:textId="77777777" w:rsidR="009E53F2" w:rsidRPr="00D55065" w:rsidRDefault="00E83F4D">
      <w:pPr>
        <w:spacing w:after="120"/>
        <w:ind w:left="720" w:hanging="720"/>
        <w:jc w:val="both"/>
        <w:rPr>
          <w:lang w:val="en-US"/>
        </w:rPr>
      </w:pPr>
      <w:r>
        <w:rPr>
          <w:lang w:val="en-US"/>
        </w:rPr>
        <w:t xml:space="preserve">Fox, J. y Weisberg, S. (2019). </w:t>
      </w:r>
      <w:r>
        <w:rPr>
          <w:i/>
          <w:iCs/>
          <w:lang w:val="en-US"/>
        </w:rPr>
        <w:t>An R companion to applied regression</w:t>
      </w:r>
      <w:r>
        <w:rPr>
          <w:lang w:val="en-US"/>
        </w:rPr>
        <w:t xml:space="preserve"> (3.ª ed.). Sage. https://socialsciences.mcmaster.ca/jfox/Books/Companion/</w:t>
      </w:r>
    </w:p>
    <w:p w14:paraId="546BEEAA" w14:textId="77777777" w:rsidR="009E53F2" w:rsidRPr="00D55065" w:rsidRDefault="00E83F4D">
      <w:pPr>
        <w:spacing w:after="120"/>
        <w:ind w:left="720" w:hanging="720"/>
        <w:jc w:val="both"/>
        <w:rPr>
          <w:lang w:val="en-US"/>
        </w:rPr>
      </w:pPr>
      <w:r>
        <w:rPr>
          <w:lang w:val="en-US"/>
        </w:rPr>
        <w:t xml:space="preserve">Grolemund, G. y Wickham, H. (2011). Dates and times made easy with lubridate. </w:t>
      </w:r>
      <w:r>
        <w:rPr>
          <w:i/>
          <w:iCs/>
          <w:lang w:val="en-US"/>
        </w:rPr>
        <w:t>Journal of Statistical Software</w:t>
      </w:r>
      <w:r>
        <w:rPr>
          <w:lang w:val="en-US"/>
        </w:rPr>
        <w:t xml:space="preserve">, </w:t>
      </w:r>
      <w:r>
        <w:rPr>
          <w:i/>
          <w:iCs/>
          <w:lang w:val="en-US"/>
        </w:rPr>
        <w:t>40</w:t>
      </w:r>
      <w:r>
        <w:rPr>
          <w:lang w:val="en-US"/>
        </w:rPr>
        <w:t>(3), 1–25. https://www.jstatsoft.org/v40/i03/</w:t>
      </w:r>
    </w:p>
    <w:p w14:paraId="4BAFE4CC" w14:textId="77777777" w:rsidR="009E53F2" w:rsidRPr="00D55065" w:rsidRDefault="00E83F4D">
      <w:pPr>
        <w:spacing w:after="120"/>
        <w:ind w:left="720" w:hanging="720"/>
        <w:jc w:val="both"/>
        <w:rPr>
          <w:lang w:val="en-US"/>
        </w:rPr>
      </w:pPr>
      <w:r>
        <w:rPr>
          <w:lang w:val="en-US"/>
        </w:rPr>
        <w:t xml:space="preserve">Lenth, R. V. (2024). </w:t>
      </w:r>
      <w:r>
        <w:rPr>
          <w:i/>
          <w:iCs/>
          <w:lang w:val="en-US"/>
        </w:rPr>
        <w:t>emmeans: Estimated marginal means, aka least-squares means</w:t>
      </w:r>
      <w:r>
        <w:rPr>
          <w:lang w:val="en-US"/>
        </w:rPr>
        <w:t xml:space="preserve"> (R package version 1.10.1). https://CRAN.R-project.org/package=emmeans</w:t>
      </w:r>
    </w:p>
    <w:p w14:paraId="35E9354F" w14:textId="77777777" w:rsidR="009E53F2" w:rsidRPr="00D55065" w:rsidRDefault="00E83F4D">
      <w:pPr>
        <w:spacing w:after="120"/>
        <w:ind w:left="720" w:hanging="720"/>
        <w:jc w:val="both"/>
        <w:rPr>
          <w:lang w:val="en-US"/>
        </w:rPr>
      </w:pPr>
      <w:r>
        <w:rPr>
          <w:lang w:val="en-US"/>
        </w:rPr>
        <w:t xml:space="preserve">Müller, K. (2023). </w:t>
      </w:r>
      <w:r>
        <w:rPr>
          <w:i/>
          <w:iCs/>
          <w:lang w:val="en-US"/>
        </w:rPr>
        <w:t>hms: Pretty time of day</w:t>
      </w:r>
      <w:r>
        <w:rPr>
          <w:lang w:val="en-US"/>
        </w:rPr>
        <w:t xml:space="preserve"> (R package version 1.1.3). https://CRAN.R-project.org/package=hms</w:t>
      </w:r>
    </w:p>
    <w:p w14:paraId="4EAEF150" w14:textId="77777777" w:rsidR="009E53F2" w:rsidRPr="00D55065" w:rsidRDefault="00E83F4D">
      <w:pPr>
        <w:spacing w:after="120"/>
        <w:ind w:left="720" w:hanging="720"/>
        <w:jc w:val="both"/>
        <w:rPr>
          <w:lang w:val="en-US"/>
        </w:rPr>
      </w:pPr>
      <w:r>
        <w:rPr>
          <w:lang w:val="en-US"/>
        </w:rPr>
        <w:t xml:space="preserve">R Core Team. (2024). </w:t>
      </w:r>
      <w:r>
        <w:rPr>
          <w:i/>
          <w:iCs/>
          <w:lang w:val="en-US"/>
        </w:rPr>
        <w:t>R: A language and environment for statistical computing</w:t>
      </w:r>
      <w:r>
        <w:rPr>
          <w:lang w:val="en-US"/>
        </w:rPr>
        <w:t>. R Foundation for Statistical Computing. https://www.R-project.org/</w:t>
      </w:r>
    </w:p>
    <w:p w14:paraId="286C6D32" w14:textId="77777777" w:rsidR="009E53F2" w:rsidRPr="00D55065" w:rsidRDefault="00E83F4D">
      <w:pPr>
        <w:spacing w:after="120"/>
        <w:ind w:left="720" w:hanging="720"/>
        <w:jc w:val="both"/>
        <w:rPr>
          <w:lang w:val="en-US"/>
        </w:rPr>
      </w:pPr>
      <w:r>
        <w:rPr>
          <w:lang w:val="en-US"/>
        </w:rPr>
        <w:lastRenderedPageBreak/>
        <w:t xml:space="preserve">Sarkar, D. (2008). </w:t>
      </w:r>
      <w:r>
        <w:rPr>
          <w:i/>
          <w:iCs/>
          <w:lang w:val="en-US"/>
        </w:rPr>
        <w:t>Lattice: Multivariate data visualization with R</w:t>
      </w:r>
      <w:r>
        <w:rPr>
          <w:lang w:val="en-US"/>
        </w:rPr>
        <w:t>. Springer. https://lmdvr.r-forge.r-project.org</w:t>
      </w:r>
    </w:p>
    <w:p w14:paraId="62A5D68D" w14:textId="77777777" w:rsidR="009E53F2" w:rsidRPr="00D55065" w:rsidRDefault="00E83F4D">
      <w:pPr>
        <w:spacing w:after="120"/>
        <w:ind w:left="720" w:hanging="720"/>
        <w:jc w:val="both"/>
        <w:rPr>
          <w:lang w:val="en-US"/>
        </w:rPr>
      </w:pPr>
      <w:r>
        <w:t xml:space="preserve">Venables, W. N. y Ripley, B. D. (2002). </w:t>
      </w:r>
      <w:r>
        <w:rPr>
          <w:i/>
          <w:iCs/>
          <w:lang w:val="en-US"/>
        </w:rPr>
        <w:t>Modern applied statistics with S</w:t>
      </w:r>
      <w:r>
        <w:rPr>
          <w:lang w:val="en-US"/>
        </w:rPr>
        <w:t xml:space="preserve"> (4.ª ed.). Springer. https://www.stats.ox.ac.uk/pub/MASS4/</w:t>
      </w:r>
    </w:p>
    <w:p w14:paraId="0F24D2B1" w14:textId="77777777" w:rsidR="009E53F2" w:rsidRPr="00D55065" w:rsidRDefault="00E83F4D">
      <w:pPr>
        <w:spacing w:after="120"/>
        <w:ind w:left="720" w:hanging="720"/>
        <w:jc w:val="both"/>
        <w:rPr>
          <w:lang w:val="en-US"/>
        </w:rPr>
      </w:pPr>
      <w:r>
        <w:rPr>
          <w:lang w:val="en-US"/>
        </w:rPr>
        <w:t xml:space="preserve">Wickham, H. y Bryan, J. (2023). </w:t>
      </w:r>
      <w:r>
        <w:rPr>
          <w:i/>
          <w:iCs/>
          <w:lang w:val="en-US"/>
        </w:rPr>
        <w:t>readxl: Read Excel files</w:t>
      </w:r>
      <w:r>
        <w:rPr>
          <w:lang w:val="en-US"/>
        </w:rPr>
        <w:t xml:space="preserve"> (R package version 1.4.3). https://CRAN.R-project.org/package=readxl</w:t>
      </w:r>
    </w:p>
    <w:p w14:paraId="12B38042" w14:textId="77777777" w:rsidR="009E53F2" w:rsidRPr="00D55065" w:rsidRDefault="00E83F4D">
      <w:pPr>
        <w:spacing w:after="120"/>
        <w:ind w:left="720" w:hanging="720"/>
        <w:jc w:val="both"/>
        <w:rPr>
          <w:lang w:val="en-US"/>
        </w:rPr>
      </w:pPr>
      <w:r>
        <w:rPr>
          <w:lang w:val="en-US"/>
        </w:rPr>
        <w:t xml:space="preserve">Wickham, H., François, R., Henry, L., Müller, K. y Vaughan, D. (2023). </w:t>
      </w:r>
      <w:r>
        <w:rPr>
          <w:i/>
          <w:iCs/>
          <w:lang w:val="en-US"/>
        </w:rPr>
        <w:t>dplyr: A grammar of data manipulation</w:t>
      </w:r>
      <w:r>
        <w:rPr>
          <w:lang w:val="en-US"/>
        </w:rPr>
        <w:t xml:space="preserve"> (R package version 1.1.4). https://CRAN.R-project.org/package=dplyr</w:t>
      </w:r>
    </w:p>
    <w:p w14:paraId="0B4C210C" w14:textId="77777777" w:rsidR="009E53F2" w:rsidRPr="00D55065" w:rsidRDefault="00E83F4D">
      <w:pPr>
        <w:spacing w:after="120"/>
        <w:ind w:left="720" w:hanging="720"/>
        <w:jc w:val="both"/>
        <w:rPr>
          <w:lang w:val="en-US"/>
        </w:rPr>
      </w:pPr>
      <w:r>
        <w:rPr>
          <w:lang w:val="en-US"/>
        </w:rPr>
        <w:t xml:space="preserve">Wickham, H., Vaughan, D. y Girlich, M. (2023). </w:t>
      </w:r>
      <w:r>
        <w:rPr>
          <w:i/>
          <w:iCs/>
          <w:lang w:val="en-US"/>
        </w:rPr>
        <w:t>tidyr: Tidy messy data</w:t>
      </w:r>
      <w:r>
        <w:rPr>
          <w:lang w:val="en-US"/>
        </w:rPr>
        <w:t xml:space="preserve"> (R package version 1.3.0). https://CRAN.R-project.org/package=tidyr</w:t>
      </w:r>
    </w:p>
    <w:p w14:paraId="029C7E43" w14:textId="77777777" w:rsidR="009E53F2" w:rsidRPr="00F27A11" w:rsidRDefault="00E83F4D">
      <w:pPr>
        <w:spacing w:after="120"/>
        <w:ind w:left="720" w:hanging="720"/>
        <w:jc w:val="both"/>
      </w:pPr>
      <w:r>
        <w:rPr>
          <w:lang w:val="en-US"/>
        </w:rPr>
        <w:t xml:space="preserve">Zeileis, A. y Hothorn, T. (2002). Diagnostic checking in regression relationships. </w:t>
      </w:r>
      <w:r w:rsidRPr="00F27A11">
        <w:rPr>
          <w:i/>
          <w:iCs/>
        </w:rPr>
        <w:t>R News</w:t>
      </w:r>
      <w:r w:rsidRPr="00F27A11">
        <w:t xml:space="preserve">, </w:t>
      </w:r>
      <w:r w:rsidRPr="00F27A11">
        <w:rPr>
          <w:i/>
          <w:iCs/>
        </w:rPr>
        <w:t>2</w:t>
      </w:r>
      <w:r w:rsidRPr="00F27A11">
        <w:t>(3), 7–10. https://CRAN.R-project.org/doc/Rnews/</w:t>
      </w:r>
    </w:p>
    <w:p w14:paraId="48A48CF5" w14:textId="77777777" w:rsidR="009E53F2" w:rsidRPr="00F27A11" w:rsidRDefault="009E53F2">
      <w:pPr>
        <w:spacing w:after="80"/>
      </w:pPr>
    </w:p>
    <w:p w14:paraId="0E1964EB" w14:textId="373A97D2" w:rsidR="00E84BD1" w:rsidRPr="00E04348" w:rsidRDefault="00E83F4D" w:rsidP="00E84BD1">
      <w:pPr>
        <w:spacing w:before="320" w:after="160"/>
        <w:jc w:val="center"/>
        <w:rPr>
          <w:b/>
          <w:bCs/>
          <w:sz w:val="24"/>
          <w:szCs w:val="24"/>
        </w:rPr>
      </w:pPr>
      <w:r w:rsidRPr="00E04348">
        <w:rPr>
          <w:b/>
          <w:bCs/>
          <w:sz w:val="24"/>
          <w:szCs w:val="24"/>
        </w:rPr>
        <w:t>ANEXOS</w:t>
      </w:r>
    </w:p>
    <w:p w14:paraId="03A00EE9" w14:textId="47F7E705" w:rsidR="00E84BD1" w:rsidRDefault="00E84BD1" w:rsidP="005A3847">
      <w:pPr>
        <w:rPr>
          <w:rFonts w:eastAsia="Times New Roman"/>
          <w:i/>
          <w:iCs/>
          <w:sz w:val="20"/>
          <w:szCs w:val="20"/>
        </w:rPr>
      </w:pPr>
      <w:r w:rsidRPr="00E84BD1">
        <w:rPr>
          <w:rFonts w:eastAsia="Times New Roman"/>
          <w:b/>
          <w:bCs/>
          <w:sz w:val="20"/>
          <w:szCs w:val="20"/>
        </w:rPr>
        <w:t>Figura 1</w:t>
      </w:r>
      <w:r>
        <w:rPr>
          <w:rFonts w:eastAsia="Times New Roman"/>
          <w:i/>
          <w:iCs/>
          <w:sz w:val="20"/>
          <w:szCs w:val="20"/>
        </w:rPr>
        <w:br/>
      </w:r>
      <w:del w:id="85" w:author="RICARDO ALVARADO BARRANTES" w:date="2026-07-01T17:17:00Z">
        <w:r w:rsidR="00E04348" w:rsidDel="00B778BB">
          <w:rPr>
            <w:rFonts w:eastAsia="Times New Roman"/>
            <w:i/>
            <w:iCs/>
            <w:sz w:val="20"/>
            <w:szCs w:val="20"/>
          </w:rPr>
          <w:delText xml:space="preserve">Gráfico QQ-Plot de los </w:delText>
        </w:r>
      </w:del>
      <w:r w:rsidR="00E04348">
        <w:rPr>
          <w:rFonts w:eastAsia="Times New Roman"/>
          <w:i/>
          <w:iCs/>
          <w:sz w:val="20"/>
          <w:szCs w:val="20"/>
        </w:rPr>
        <w:t>residuales</w:t>
      </w:r>
      <w:r w:rsidR="00485626">
        <w:rPr>
          <w:rFonts w:eastAsia="Times New Roman"/>
          <w:i/>
          <w:iCs/>
          <w:sz w:val="20"/>
          <w:szCs w:val="20"/>
        </w:rPr>
        <w:t xml:space="preserve"> para el modelo del tiempo de respuesta entre problemas</w:t>
      </w:r>
      <w:r w:rsidR="00E04348">
        <w:rPr>
          <w:rFonts w:eastAsia="Times New Roman"/>
          <w:i/>
          <w:iCs/>
          <w:sz w:val="20"/>
          <w:szCs w:val="20"/>
        </w:rPr>
        <w:t xml:space="preserve"> </w:t>
      </w:r>
      <w:r>
        <w:rPr>
          <w:rFonts w:eastAsia="Times New Roman"/>
          <w:i/>
          <w:iCs/>
          <w:sz w:val="20"/>
          <w:szCs w:val="20"/>
        </w:rPr>
        <w:br/>
      </w:r>
      <w:r w:rsidR="00485626">
        <w:rPr>
          <w:rFonts w:eastAsia="Times New Roman"/>
          <w:i/>
          <w:iCs/>
          <w:noProof/>
          <w:sz w:val="20"/>
          <w:szCs w:val="20"/>
        </w:rPr>
        <w:drawing>
          <wp:inline distT="0" distB="0" distL="0" distR="0" wp14:anchorId="1322A3E1" wp14:editId="15A304DD">
            <wp:extent cx="2616905" cy="1615844"/>
            <wp:effectExtent l="0" t="0" r="0" b="3810"/>
            <wp:docPr id="8220607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1240" cy="1618521"/>
                    </a:xfrm>
                    <a:prstGeom prst="rect">
                      <a:avLst/>
                    </a:prstGeom>
                    <a:noFill/>
                  </pic:spPr>
                </pic:pic>
              </a:graphicData>
            </a:graphic>
          </wp:inline>
        </w:drawing>
      </w:r>
    </w:p>
    <w:p w14:paraId="6CA2407C" w14:textId="7854A711" w:rsidR="005A3847" w:rsidRPr="005A3847" w:rsidRDefault="005A3847" w:rsidP="005A3847">
      <w:pPr>
        <w:rPr>
          <w:rFonts w:eastAsia="Times New Roman"/>
          <w:i/>
          <w:iCs/>
          <w:sz w:val="18"/>
          <w:szCs w:val="18"/>
        </w:rPr>
      </w:pPr>
      <w:r w:rsidRPr="005A3847">
        <w:rPr>
          <w:rFonts w:eastAsia="Times New Roman"/>
          <w:i/>
          <w:iCs/>
          <w:sz w:val="18"/>
          <w:szCs w:val="18"/>
        </w:rPr>
        <w:t>Nota. Los puntos representan los residuales del modelo final de tiempo de respuesta. Las observaciones 59 y 74 corresponden a los casos más alejados de la línea de referencia.</w:t>
      </w:r>
    </w:p>
    <w:p w14:paraId="7E32AC42" w14:textId="0C66931F" w:rsidR="00E84BD1" w:rsidRDefault="00E84BD1" w:rsidP="005A3847">
      <w:pPr>
        <w:spacing w:before="320"/>
        <w:rPr>
          <w:rFonts w:eastAsia="Times New Roman"/>
          <w:i/>
          <w:iCs/>
          <w:sz w:val="20"/>
          <w:szCs w:val="20"/>
        </w:rPr>
      </w:pPr>
      <w:r w:rsidRPr="00E84BD1">
        <w:rPr>
          <w:rFonts w:eastAsia="Times New Roman"/>
          <w:b/>
          <w:bCs/>
          <w:sz w:val="20"/>
          <w:szCs w:val="20"/>
        </w:rPr>
        <w:t xml:space="preserve">Figura </w:t>
      </w:r>
      <w:r w:rsidR="00E04348">
        <w:rPr>
          <w:rFonts w:eastAsia="Times New Roman"/>
          <w:b/>
          <w:bCs/>
          <w:sz w:val="20"/>
          <w:szCs w:val="20"/>
        </w:rPr>
        <w:t>2</w:t>
      </w:r>
      <w:r>
        <w:rPr>
          <w:rFonts w:eastAsia="Times New Roman"/>
          <w:i/>
          <w:iCs/>
          <w:sz w:val="20"/>
          <w:szCs w:val="20"/>
        </w:rPr>
        <w:br/>
      </w:r>
      <w:del w:id="86" w:author="RICARDO ALVARADO BARRANTES" w:date="2026-07-01T17:17:00Z">
        <w:r w:rsidR="00E04348" w:rsidDel="00B778BB">
          <w:rPr>
            <w:rFonts w:eastAsia="Times New Roman"/>
            <w:i/>
            <w:iCs/>
            <w:sz w:val="20"/>
            <w:szCs w:val="20"/>
          </w:rPr>
          <w:delText xml:space="preserve">Gráfico de los </w:delText>
        </w:r>
      </w:del>
      <w:r w:rsidR="00E04348">
        <w:rPr>
          <w:rFonts w:eastAsia="Times New Roman"/>
          <w:i/>
          <w:iCs/>
          <w:sz w:val="20"/>
          <w:szCs w:val="20"/>
        </w:rPr>
        <w:t>residuales contra los valores ajustados</w:t>
      </w:r>
      <w:r w:rsidR="00485626">
        <w:rPr>
          <w:rFonts w:eastAsia="Times New Roman"/>
          <w:i/>
          <w:iCs/>
          <w:sz w:val="20"/>
          <w:szCs w:val="20"/>
        </w:rPr>
        <w:t xml:space="preserve"> para el tiempo de respuesta entre problemas</w:t>
      </w:r>
    </w:p>
    <w:p w14:paraId="4C2338CB" w14:textId="403A66B8" w:rsidR="00E84BD1" w:rsidRDefault="00485626" w:rsidP="005A3847">
      <w:pPr>
        <w:rPr>
          <w:b/>
          <w:bCs/>
          <w:sz w:val="24"/>
          <w:szCs w:val="24"/>
        </w:rPr>
      </w:pPr>
      <w:r>
        <w:rPr>
          <w:b/>
          <w:bCs/>
          <w:noProof/>
          <w:sz w:val="24"/>
          <w:szCs w:val="24"/>
        </w:rPr>
        <w:drawing>
          <wp:inline distT="0" distB="0" distL="0" distR="0" wp14:anchorId="435269A8" wp14:editId="618710F9">
            <wp:extent cx="2509157" cy="1549312"/>
            <wp:effectExtent l="0" t="0" r="5715" b="0"/>
            <wp:docPr id="134311470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6700" cy="1553970"/>
                    </a:xfrm>
                    <a:prstGeom prst="rect">
                      <a:avLst/>
                    </a:prstGeom>
                    <a:noFill/>
                  </pic:spPr>
                </pic:pic>
              </a:graphicData>
            </a:graphic>
          </wp:inline>
        </w:drawing>
      </w:r>
    </w:p>
    <w:p w14:paraId="297FFF49" w14:textId="7101C464" w:rsidR="005A3847" w:rsidRPr="005A3847" w:rsidRDefault="005A3847" w:rsidP="005A3847">
      <w:pPr>
        <w:spacing w:after="160"/>
        <w:rPr>
          <w:i/>
          <w:iCs/>
          <w:sz w:val="18"/>
          <w:szCs w:val="18"/>
        </w:rPr>
      </w:pPr>
      <w:r>
        <w:rPr>
          <w:i/>
          <w:iCs/>
          <w:sz w:val="18"/>
          <w:szCs w:val="18"/>
        </w:rPr>
        <w:t xml:space="preserve">Nota. </w:t>
      </w:r>
      <w:r w:rsidRPr="005A3847">
        <w:rPr>
          <w:i/>
          <w:iCs/>
          <w:sz w:val="18"/>
          <w:szCs w:val="18"/>
        </w:rPr>
        <w:t>Los valores ajustados y residuales corresponden al modelo final de tiempo de respuesta ajustado sobre la transformación logarítmica del tiempo en minutos.</w:t>
      </w:r>
    </w:p>
    <w:p w14:paraId="4E88368E" w14:textId="77777777" w:rsidR="00752FE7" w:rsidRPr="005A3847" w:rsidRDefault="00752FE7" w:rsidP="005A3847">
      <w:pPr>
        <w:spacing w:before="240"/>
        <w:rPr>
          <w:b/>
          <w:bCs/>
          <w:sz w:val="24"/>
          <w:szCs w:val="24"/>
        </w:rPr>
      </w:pPr>
      <w:r w:rsidRPr="005A3847">
        <w:rPr>
          <w:rFonts w:eastAsia="Times New Roman"/>
          <w:b/>
          <w:bCs/>
          <w:sz w:val="20"/>
          <w:szCs w:val="20"/>
        </w:rPr>
        <w:t>Tabla 1</w:t>
      </w:r>
      <w:r w:rsidRPr="005A3847">
        <w:rPr>
          <w:b/>
          <w:bCs/>
          <w:sz w:val="24"/>
          <w:szCs w:val="24"/>
        </w:rPr>
        <w:br/>
      </w:r>
      <w:r w:rsidRPr="005A3847">
        <w:rPr>
          <w:rFonts w:eastAsia="Times New Roman"/>
          <w:i/>
          <w:iCs/>
          <w:sz w:val="20"/>
          <w:szCs w:val="20"/>
        </w:rPr>
        <w:t>Resultados de las pruebas de verificación de supuestos para el modelo de tiempo de respuesta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tblGrid>
      <w:tr w:rsidR="00752FE7" w:rsidRPr="005A3847" w14:paraId="60D959E6" w14:textId="77777777" w:rsidTr="0044350F">
        <w:tc>
          <w:tcPr>
            <w:tcW w:w="2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AA1B84F" w14:textId="77777777" w:rsidR="00752FE7" w:rsidRPr="005A3847" w:rsidRDefault="00752FE7" w:rsidP="0044350F">
            <w:r w:rsidRPr="005A3847">
              <w:rPr>
                <w:rFonts w:eastAsia="Times New Roman"/>
                <w:b/>
                <w:bCs/>
                <w:sz w:val="18"/>
                <w:szCs w:val="18"/>
              </w:rPr>
              <w:lastRenderedPageBreak/>
              <w:t>Prueba</w:t>
            </w:r>
          </w:p>
        </w:tc>
        <w:tc>
          <w:tcPr>
            <w:tcW w:w="16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9288D90" w14:textId="77777777" w:rsidR="00752FE7" w:rsidRPr="005A3847" w:rsidRDefault="00752FE7" w:rsidP="0044350F">
            <w:pPr>
              <w:jc w:val="center"/>
            </w:pPr>
            <w:r w:rsidRPr="005A3847">
              <w:rPr>
                <w:rFonts w:eastAsia="Times New Roman"/>
                <w:b/>
                <w:bCs/>
                <w:sz w:val="18"/>
                <w:szCs w:val="18"/>
              </w:rPr>
              <w:t>Estadístico</w:t>
            </w:r>
          </w:p>
        </w:tc>
        <w:tc>
          <w:tcPr>
            <w:tcW w:w="14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3CB7F23" w14:textId="77777777" w:rsidR="00752FE7" w:rsidRPr="005A3847" w:rsidRDefault="00752FE7" w:rsidP="0044350F">
            <w:pPr>
              <w:jc w:val="center"/>
            </w:pPr>
            <w:r w:rsidRPr="005A3847">
              <w:rPr>
                <w:rFonts w:eastAsia="Times New Roman"/>
                <w:b/>
                <w:bCs/>
                <w:sz w:val="18"/>
                <w:szCs w:val="18"/>
              </w:rPr>
              <w:t>p</w:t>
            </w:r>
          </w:p>
        </w:tc>
      </w:tr>
      <w:tr w:rsidR="00752FE7" w:rsidRPr="005A3847" w14:paraId="1DD8C826" w14:textId="77777777" w:rsidTr="0044350F">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5AB3E2" w14:textId="77777777" w:rsidR="00752FE7" w:rsidRPr="005A3847" w:rsidRDefault="00752FE7" w:rsidP="00752FE7">
            <w:pPr>
              <w:rPr>
                <w:rFonts w:eastAsia="Times New Roman"/>
                <w:color w:val="000000"/>
                <w:sz w:val="18"/>
                <w:szCs w:val="18"/>
              </w:rPr>
            </w:pPr>
            <w:r w:rsidRPr="005A3847">
              <w:rPr>
                <w:rFonts w:eastAsia="Times New Roman"/>
                <w:color w:val="000000"/>
                <w:sz w:val="18"/>
                <w:szCs w:val="18"/>
              </w:rPr>
              <w:t>Levene (Tiempo)</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B3AB15" w14:textId="77777777" w:rsidR="00752FE7" w:rsidRPr="005A3847" w:rsidRDefault="00752FE7" w:rsidP="0044350F">
            <w:pPr>
              <w:jc w:val="center"/>
            </w:pPr>
            <w:r w:rsidRPr="005A3847">
              <w:rPr>
                <w:rFonts w:eastAsia="Times New Roman"/>
                <w:color w:val="000000"/>
                <w:sz w:val="18"/>
                <w:szCs w:val="18"/>
              </w:rPr>
              <w:t>F = 2.49</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B7377E" w14:textId="77777777" w:rsidR="00752FE7" w:rsidRPr="005A3847" w:rsidRDefault="00752FE7" w:rsidP="0044350F">
            <w:pPr>
              <w:jc w:val="center"/>
            </w:pPr>
            <w:r w:rsidRPr="005A3847">
              <w:rPr>
                <w:rFonts w:eastAsia="Times New Roman"/>
                <w:color w:val="000000"/>
                <w:sz w:val="18"/>
                <w:szCs w:val="18"/>
              </w:rPr>
              <w:t>0.117</w:t>
            </w:r>
          </w:p>
        </w:tc>
      </w:tr>
      <w:tr w:rsidR="00752FE7" w:rsidRPr="005A3847" w14:paraId="18DF6C39" w14:textId="77777777" w:rsidTr="0044350F">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831872" w14:textId="77777777" w:rsidR="00752FE7" w:rsidRPr="005A3847" w:rsidRDefault="00752FE7" w:rsidP="00752FE7">
            <w:pPr>
              <w:rPr>
                <w:rFonts w:eastAsia="Times New Roman"/>
                <w:color w:val="000000"/>
                <w:sz w:val="18"/>
                <w:szCs w:val="18"/>
              </w:rPr>
            </w:pPr>
            <w:r w:rsidRPr="005A3847">
              <w:rPr>
                <w:rFonts w:eastAsia="Times New Roman"/>
                <w:color w:val="000000"/>
                <w:sz w:val="18"/>
                <w:szCs w:val="18"/>
              </w:rPr>
              <w:t>Shapiro-Wilk (Tiempo)</w:t>
            </w:r>
          </w:p>
        </w:tc>
        <w:tc>
          <w:tcPr>
            <w:tcW w:w="1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04DA18F" w14:textId="77777777" w:rsidR="00752FE7" w:rsidRPr="005A3847" w:rsidRDefault="00752FE7" w:rsidP="0044350F">
            <w:pPr>
              <w:jc w:val="center"/>
            </w:pPr>
            <w:r w:rsidRPr="005A3847">
              <w:rPr>
                <w:rFonts w:eastAsia="Times New Roman"/>
                <w:color w:val="000000"/>
                <w:sz w:val="18"/>
                <w:szCs w:val="18"/>
              </w:rPr>
              <w:t>W = 0.994</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D3BC41E" w14:textId="77777777" w:rsidR="00752FE7" w:rsidRPr="005A3847" w:rsidRDefault="00752FE7" w:rsidP="0044350F">
            <w:pPr>
              <w:jc w:val="center"/>
            </w:pPr>
            <w:r w:rsidRPr="005A3847">
              <w:rPr>
                <w:rFonts w:eastAsia="Times New Roman"/>
                <w:color w:val="000000"/>
                <w:sz w:val="18"/>
                <w:szCs w:val="18"/>
              </w:rPr>
              <w:t>0.813</w:t>
            </w:r>
          </w:p>
        </w:tc>
      </w:tr>
    </w:tbl>
    <w:p w14:paraId="4E7A57DF" w14:textId="3162FC5E" w:rsidR="00752FE7" w:rsidRPr="005A3847" w:rsidRDefault="00752FE7" w:rsidP="00752FE7">
      <w:pPr>
        <w:spacing w:before="60" w:after="300"/>
        <w:rPr>
          <w:rFonts w:eastAsia="Times New Roman"/>
          <w:i/>
          <w:iCs/>
          <w:sz w:val="18"/>
          <w:szCs w:val="18"/>
        </w:rPr>
      </w:pPr>
      <w:r w:rsidRPr="005A3847">
        <w:rPr>
          <w:rFonts w:eastAsia="Times New Roman"/>
          <w:i/>
          <w:iCs/>
          <w:sz w:val="18"/>
          <w:szCs w:val="18"/>
        </w:rPr>
        <w:t xml:space="preserve">Nota. </w:t>
      </w:r>
      <w:r w:rsidR="005A3847" w:rsidRPr="005A3847">
        <w:rPr>
          <w:rFonts w:eastAsia="Times New Roman"/>
          <w:i/>
          <w:iCs/>
          <w:sz w:val="18"/>
          <w:szCs w:val="18"/>
        </w:rPr>
        <w:t>Levene = prueba de homocedasticidad entre herramientas. Shapiro-Wilk = prueba de normalidad de los residuos del modelo. gl = grados de libertad. Un valor p &gt; 0.05 indica no rechazo del supuesto evaluado.</w:t>
      </w:r>
    </w:p>
    <w:p w14:paraId="2BB2C7F9" w14:textId="6D2DEDDC" w:rsidR="00485626" w:rsidRDefault="00485626" w:rsidP="005A3847">
      <w:pPr>
        <w:rPr>
          <w:rFonts w:eastAsia="Times New Roman"/>
          <w:i/>
          <w:iCs/>
          <w:sz w:val="20"/>
          <w:szCs w:val="20"/>
        </w:rPr>
      </w:pPr>
      <w:r w:rsidRPr="00E84BD1">
        <w:rPr>
          <w:rFonts w:eastAsia="Times New Roman"/>
          <w:b/>
          <w:bCs/>
          <w:sz w:val="20"/>
          <w:szCs w:val="20"/>
        </w:rPr>
        <w:t xml:space="preserve">Figura </w:t>
      </w:r>
      <w:r>
        <w:rPr>
          <w:rFonts w:eastAsia="Times New Roman"/>
          <w:b/>
          <w:bCs/>
          <w:sz w:val="20"/>
          <w:szCs w:val="20"/>
        </w:rPr>
        <w:t>3</w:t>
      </w:r>
      <w:r>
        <w:rPr>
          <w:rFonts w:eastAsia="Times New Roman"/>
          <w:i/>
          <w:iCs/>
          <w:sz w:val="20"/>
          <w:szCs w:val="20"/>
        </w:rPr>
        <w:br/>
      </w:r>
      <w:r w:rsidR="006A3D53">
        <w:rPr>
          <w:rFonts w:eastAsia="Times New Roman"/>
          <w:i/>
          <w:iCs/>
          <w:sz w:val="20"/>
          <w:szCs w:val="20"/>
        </w:rPr>
        <w:t>R</w:t>
      </w:r>
      <w:r>
        <w:rPr>
          <w:rFonts w:eastAsia="Times New Roman"/>
          <w:i/>
          <w:iCs/>
          <w:sz w:val="20"/>
          <w:szCs w:val="20"/>
        </w:rPr>
        <w:t>esiduales para el modelo de usabilidad de las herramientas</w:t>
      </w:r>
      <w:r>
        <w:rPr>
          <w:rFonts w:eastAsia="Times New Roman"/>
          <w:i/>
          <w:iCs/>
          <w:sz w:val="20"/>
          <w:szCs w:val="20"/>
        </w:rPr>
        <w:br/>
      </w:r>
      <w:r>
        <w:rPr>
          <w:b/>
          <w:bCs/>
          <w:noProof/>
          <w:sz w:val="24"/>
          <w:szCs w:val="24"/>
        </w:rPr>
        <w:drawing>
          <wp:inline distT="0" distB="0" distL="0" distR="0" wp14:anchorId="49D2DD90" wp14:editId="466666EB">
            <wp:extent cx="3305569" cy="2041071"/>
            <wp:effectExtent l="0" t="0" r="9525" b="0"/>
            <wp:docPr id="177299704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2700" cy="2057824"/>
                    </a:xfrm>
                    <a:prstGeom prst="rect">
                      <a:avLst/>
                    </a:prstGeom>
                    <a:noFill/>
                  </pic:spPr>
                </pic:pic>
              </a:graphicData>
            </a:graphic>
          </wp:inline>
        </w:drawing>
      </w:r>
    </w:p>
    <w:p w14:paraId="084D0195" w14:textId="77777777" w:rsidR="005A3847" w:rsidRDefault="005A3847" w:rsidP="005A3847">
      <w:pPr>
        <w:rPr>
          <w:i/>
          <w:iCs/>
          <w:sz w:val="18"/>
          <w:szCs w:val="18"/>
        </w:rPr>
      </w:pPr>
      <w:r>
        <w:rPr>
          <w:i/>
          <w:iCs/>
          <w:sz w:val="18"/>
          <w:szCs w:val="18"/>
        </w:rPr>
        <w:t xml:space="preserve">Nota. </w:t>
      </w:r>
      <w:r w:rsidRPr="005A3847">
        <w:rPr>
          <w:i/>
          <w:iCs/>
          <w:sz w:val="18"/>
          <w:szCs w:val="18"/>
        </w:rPr>
        <w:t>Los puntos representan los residuales del modelo final de usabilidad ajustado sobre la transformación cúbica de la puntuación SUS. Las observaciones 118 y 120 corresponden a los casos más alejados de la línea de referencia.</w:t>
      </w:r>
    </w:p>
    <w:p w14:paraId="508FACB6" w14:textId="2473A47A" w:rsidR="00485626" w:rsidRDefault="00485626" w:rsidP="005A3847">
      <w:pPr>
        <w:rPr>
          <w:rFonts w:eastAsia="Times New Roman"/>
          <w:i/>
          <w:iCs/>
          <w:sz w:val="20"/>
          <w:szCs w:val="20"/>
        </w:rPr>
      </w:pPr>
      <w:r w:rsidRPr="005A3847">
        <w:rPr>
          <w:rFonts w:eastAsia="Times New Roman"/>
          <w:b/>
          <w:bCs/>
          <w:sz w:val="20"/>
          <w:szCs w:val="20"/>
        </w:rPr>
        <w:t xml:space="preserve">Figura </w:t>
      </w:r>
      <w:r w:rsidR="005A3847" w:rsidRPr="005A3847">
        <w:rPr>
          <w:rFonts w:eastAsia="Times New Roman"/>
          <w:b/>
          <w:bCs/>
          <w:sz w:val="20"/>
          <w:szCs w:val="20"/>
        </w:rPr>
        <w:t>4</w:t>
      </w:r>
      <w:r>
        <w:rPr>
          <w:rFonts w:eastAsia="Times New Roman"/>
          <w:i/>
          <w:iCs/>
          <w:sz w:val="20"/>
          <w:szCs w:val="20"/>
        </w:rPr>
        <w:br/>
      </w:r>
      <w:r w:rsidR="006A3D53">
        <w:rPr>
          <w:rFonts w:eastAsia="Times New Roman"/>
          <w:i/>
          <w:iCs/>
          <w:sz w:val="20"/>
          <w:szCs w:val="20"/>
        </w:rPr>
        <w:t>R</w:t>
      </w:r>
      <w:r>
        <w:rPr>
          <w:rFonts w:eastAsia="Times New Roman"/>
          <w:i/>
          <w:iCs/>
          <w:sz w:val="20"/>
          <w:szCs w:val="20"/>
        </w:rPr>
        <w:t>esiduales contra los valores ajustados para el modelo de usabilidad de las herramientas</w:t>
      </w:r>
      <w:r>
        <w:rPr>
          <w:rFonts w:eastAsia="Times New Roman"/>
          <w:i/>
          <w:iCs/>
          <w:sz w:val="20"/>
          <w:szCs w:val="20"/>
        </w:rPr>
        <w:br/>
      </w:r>
      <w:r>
        <w:rPr>
          <w:b/>
          <w:bCs/>
          <w:noProof/>
          <w:sz w:val="24"/>
          <w:szCs w:val="24"/>
        </w:rPr>
        <w:drawing>
          <wp:inline distT="0" distB="0" distL="0" distR="0" wp14:anchorId="66DC0C09" wp14:editId="25CD0C87">
            <wp:extent cx="3208268" cy="1980989"/>
            <wp:effectExtent l="0" t="0" r="0" b="635"/>
            <wp:docPr id="9134558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9372" cy="1987845"/>
                    </a:xfrm>
                    <a:prstGeom prst="rect">
                      <a:avLst/>
                    </a:prstGeom>
                    <a:noFill/>
                  </pic:spPr>
                </pic:pic>
              </a:graphicData>
            </a:graphic>
          </wp:inline>
        </w:drawing>
      </w:r>
    </w:p>
    <w:p w14:paraId="02115562" w14:textId="7BA32761" w:rsidR="00485626" w:rsidRDefault="005A3847" w:rsidP="005A3847">
      <w:r>
        <w:rPr>
          <w:rFonts w:eastAsia="Times New Roman"/>
          <w:i/>
          <w:iCs/>
          <w:sz w:val="18"/>
          <w:szCs w:val="18"/>
        </w:rPr>
        <w:t xml:space="preserve">Nota. </w:t>
      </w:r>
      <w:r w:rsidRPr="005A3847">
        <w:rPr>
          <w:rFonts w:eastAsia="Times New Roman"/>
          <w:i/>
          <w:iCs/>
          <w:sz w:val="18"/>
          <w:szCs w:val="18"/>
        </w:rPr>
        <w:t>Los valores ajustados y residuales corresponden al modelo final de usabilidad ajustado sobre la transformación cúbica de la puntuación SUS.</w:t>
      </w:r>
    </w:p>
    <w:p w14:paraId="312BE5D4" w14:textId="5571E277" w:rsidR="00963998" w:rsidRPr="002A1D69" w:rsidRDefault="00963998" w:rsidP="00963998">
      <w:pPr>
        <w:spacing w:before="400"/>
      </w:pPr>
      <w:r>
        <w:rPr>
          <w:rFonts w:eastAsia="Times New Roman"/>
          <w:b/>
          <w:bCs/>
          <w:sz w:val="20"/>
          <w:szCs w:val="20"/>
        </w:rPr>
        <w:t xml:space="preserve">Tabla </w:t>
      </w:r>
      <w:r w:rsidR="009640A7">
        <w:rPr>
          <w:rFonts w:eastAsia="Times New Roman"/>
          <w:b/>
          <w:bCs/>
          <w:sz w:val="20"/>
          <w:szCs w:val="20"/>
        </w:rPr>
        <w:t>2</w:t>
      </w:r>
    </w:p>
    <w:p w14:paraId="7C1CCB95" w14:textId="1B2B8B07" w:rsidR="00963998" w:rsidRPr="002A1D69" w:rsidRDefault="00963998" w:rsidP="00963998">
      <w:r>
        <w:rPr>
          <w:rFonts w:eastAsia="Times New Roman"/>
          <w:i/>
          <w:iCs/>
          <w:sz w:val="20"/>
          <w:szCs w:val="20"/>
        </w:rPr>
        <w:t>Resultados de las pruebas de verificación de supuestos el modelo de usabilidad</w:t>
      </w:r>
    </w:p>
    <w:tbl>
      <w:tblPr>
        <w:tblW w:w="4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53"/>
        <w:gridCol w:w="1073"/>
      </w:tblGrid>
      <w:tr w:rsidR="00752FE7" w:rsidRPr="002A1D69" w14:paraId="21550B2E" w14:textId="77777777" w:rsidTr="00752FE7">
        <w:tc>
          <w:tcPr>
            <w:tcW w:w="173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7BAFD99" w14:textId="77777777" w:rsidR="00752FE7" w:rsidRPr="002A1D69" w:rsidRDefault="00752FE7" w:rsidP="0044350F">
            <w:r>
              <w:rPr>
                <w:rFonts w:eastAsia="Times New Roman"/>
                <w:b/>
                <w:bCs/>
                <w:sz w:val="18"/>
                <w:szCs w:val="18"/>
              </w:rPr>
              <w:t>Prueba</w:t>
            </w:r>
          </w:p>
        </w:tc>
        <w:tc>
          <w:tcPr>
            <w:tcW w:w="13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B9FDB21" w14:textId="77777777" w:rsidR="00752FE7" w:rsidRPr="002A1D69" w:rsidRDefault="00752FE7" w:rsidP="0044350F">
            <w:pPr>
              <w:jc w:val="center"/>
            </w:pPr>
            <w:r>
              <w:rPr>
                <w:rFonts w:eastAsia="Times New Roman"/>
                <w:b/>
                <w:bCs/>
                <w:sz w:val="18"/>
                <w:szCs w:val="18"/>
              </w:rPr>
              <w:t>Estadístico</w:t>
            </w:r>
          </w:p>
        </w:tc>
        <w:tc>
          <w:tcPr>
            <w:tcW w:w="107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0D47337" w14:textId="77777777" w:rsidR="00752FE7" w:rsidRPr="002A1D69" w:rsidRDefault="00752FE7" w:rsidP="0044350F">
            <w:pPr>
              <w:jc w:val="center"/>
            </w:pPr>
            <w:r>
              <w:rPr>
                <w:rFonts w:eastAsia="Times New Roman"/>
                <w:b/>
                <w:bCs/>
                <w:sz w:val="18"/>
                <w:szCs w:val="18"/>
              </w:rPr>
              <w:t>p</w:t>
            </w:r>
          </w:p>
        </w:tc>
      </w:tr>
      <w:tr w:rsidR="00752FE7" w:rsidRPr="002A1D69" w14:paraId="2F8E6E09" w14:textId="77777777" w:rsidTr="00752FE7">
        <w:tc>
          <w:tcPr>
            <w:tcW w:w="17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2E288" w14:textId="77777777" w:rsidR="00752FE7" w:rsidRPr="002A1D69" w:rsidRDefault="00752FE7" w:rsidP="0044350F">
            <w:pPr>
              <w:rPr>
                <w:rFonts w:eastAsia="Times New Roman"/>
                <w:color w:val="000000"/>
                <w:sz w:val="18"/>
                <w:szCs w:val="18"/>
              </w:rPr>
            </w:pPr>
            <w:r>
              <w:rPr>
                <w:rFonts w:eastAsia="Times New Roman"/>
                <w:color w:val="000000"/>
                <w:sz w:val="18"/>
                <w:szCs w:val="18"/>
              </w:rPr>
              <w:t>Levene (Usabilidad)</w:t>
            </w:r>
          </w:p>
        </w:tc>
        <w:tc>
          <w:tcPr>
            <w:tcW w:w="13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E95553" w14:textId="77777777" w:rsidR="00752FE7" w:rsidRPr="002A1D69" w:rsidRDefault="00752FE7" w:rsidP="0044350F">
            <w:pPr>
              <w:jc w:val="center"/>
            </w:pPr>
            <w:r>
              <w:rPr>
                <w:rFonts w:eastAsia="Times New Roman"/>
                <w:color w:val="000000"/>
                <w:sz w:val="18"/>
                <w:szCs w:val="18"/>
              </w:rPr>
              <w:t>F = 0.78</w:t>
            </w:r>
          </w:p>
        </w:tc>
        <w:tc>
          <w:tcPr>
            <w:tcW w:w="107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3F683B" w14:textId="77777777" w:rsidR="00752FE7" w:rsidRPr="002A1D69" w:rsidRDefault="00752FE7" w:rsidP="0044350F">
            <w:pPr>
              <w:jc w:val="center"/>
            </w:pPr>
            <w:r>
              <w:rPr>
                <w:rFonts w:eastAsia="Times New Roman"/>
                <w:color w:val="000000"/>
                <w:sz w:val="18"/>
                <w:szCs w:val="18"/>
              </w:rPr>
              <w:t>0.378</w:t>
            </w:r>
          </w:p>
        </w:tc>
      </w:tr>
      <w:tr w:rsidR="00752FE7" w:rsidRPr="002A1D69" w14:paraId="4CFA6ED8" w14:textId="77777777" w:rsidTr="00752FE7">
        <w:tc>
          <w:tcPr>
            <w:tcW w:w="173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6201781" w14:textId="77777777" w:rsidR="00752FE7" w:rsidRPr="002A1D69" w:rsidRDefault="00752FE7" w:rsidP="0044350F">
            <w:r>
              <w:rPr>
                <w:rFonts w:eastAsia="Times New Roman"/>
                <w:color w:val="000000"/>
                <w:sz w:val="18"/>
                <w:szCs w:val="18"/>
              </w:rPr>
              <w:t>Shapiro-Wilk (Usabilidad)</w:t>
            </w:r>
          </w:p>
        </w:tc>
        <w:tc>
          <w:tcPr>
            <w:tcW w:w="13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832673D" w14:textId="77777777" w:rsidR="00752FE7" w:rsidRPr="002A1D69" w:rsidRDefault="00752FE7" w:rsidP="0044350F">
            <w:pPr>
              <w:jc w:val="center"/>
            </w:pPr>
            <w:r>
              <w:rPr>
                <w:rFonts w:eastAsia="Times New Roman"/>
                <w:color w:val="000000"/>
                <w:sz w:val="18"/>
                <w:szCs w:val="18"/>
              </w:rPr>
              <w:t>W = 0.995</w:t>
            </w:r>
          </w:p>
        </w:tc>
        <w:tc>
          <w:tcPr>
            <w:tcW w:w="107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FF2497F" w14:textId="77777777" w:rsidR="00752FE7" w:rsidRPr="002A1D69" w:rsidRDefault="00752FE7" w:rsidP="0044350F">
            <w:pPr>
              <w:jc w:val="center"/>
            </w:pPr>
            <w:r>
              <w:rPr>
                <w:rFonts w:eastAsia="Times New Roman"/>
                <w:color w:val="000000"/>
                <w:sz w:val="18"/>
                <w:szCs w:val="18"/>
              </w:rPr>
              <w:t>0.891</w:t>
            </w:r>
          </w:p>
        </w:tc>
      </w:tr>
    </w:tbl>
    <w:p w14:paraId="3E7B28EA" w14:textId="00B8CFF5" w:rsidR="00963998" w:rsidRPr="005A3847" w:rsidRDefault="00963998" w:rsidP="00963998">
      <w:pPr>
        <w:spacing w:before="60" w:after="300"/>
        <w:rPr>
          <w:rFonts w:eastAsia="Times New Roman"/>
          <w:sz w:val="18"/>
          <w:szCs w:val="18"/>
        </w:rPr>
      </w:pPr>
      <w:r w:rsidRPr="005A3847">
        <w:rPr>
          <w:rFonts w:eastAsia="Times New Roman"/>
          <w:i/>
          <w:iCs/>
          <w:sz w:val="18"/>
          <w:szCs w:val="18"/>
        </w:rPr>
        <w:t xml:space="preserve">Nota. </w:t>
      </w:r>
      <w:r w:rsidR="005A3847" w:rsidRPr="005A3847">
        <w:rPr>
          <w:rFonts w:eastAsia="Times New Roman"/>
          <w:i/>
          <w:iCs/>
          <w:sz w:val="18"/>
          <w:szCs w:val="18"/>
        </w:rPr>
        <w:t>Levene = prueba de homocedasticidad entre herramientas. Shapiro-Wilk = prueba de normalidad de los residuos del modelo. gl = grados de libertad. Un valor p &gt; 0.05 indica no rechazo del supuesto evaluado.</w:t>
      </w:r>
    </w:p>
    <w:p w14:paraId="2DF1D2AC" w14:textId="77777777" w:rsidR="00963998" w:rsidRDefault="00963998">
      <w:pPr>
        <w:spacing w:after="160"/>
        <w:ind w:firstLine="720"/>
        <w:jc w:val="both"/>
      </w:pPr>
    </w:p>
    <w:p w14:paraId="79BA1A48" w14:textId="77777777" w:rsidR="00963998" w:rsidRDefault="00963998">
      <w:pPr>
        <w:spacing w:after="160"/>
        <w:ind w:firstLine="720"/>
        <w:jc w:val="both"/>
      </w:pPr>
    </w:p>
    <w:p w14:paraId="59D78C4C" w14:textId="77777777" w:rsidR="00963998" w:rsidRDefault="00963998">
      <w:pPr>
        <w:spacing w:after="160"/>
        <w:ind w:firstLine="720"/>
        <w:jc w:val="both"/>
      </w:pPr>
    </w:p>
    <w:p w14:paraId="4D117279" w14:textId="77777777" w:rsidR="001A3949" w:rsidRDefault="001A3949">
      <w:pPr>
        <w:spacing w:after="160"/>
        <w:ind w:firstLine="720"/>
        <w:jc w:val="both"/>
      </w:pPr>
    </w:p>
    <w:p w14:paraId="6E96DC0E" w14:textId="76895656" w:rsidR="001A3949" w:rsidRDefault="00267F39" w:rsidP="00267F39">
      <w:pPr>
        <w:spacing w:after="160"/>
      </w:pPr>
      <w:r w:rsidRPr="005A3847">
        <w:rPr>
          <w:rFonts w:eastAsia="Times New Roman"/>
          <w:b/>
          <w:bCs/>
          <w:sz w:val="20"/>
          <w:szCs w:val="20"/>
        </w:rPr>
        <w:t xml:space="preserve">Figura </w:t>
      </w:r>
      <w:r>
        <w:rPr>
          <w:rFonts w:eastAsia="Times New Roman"/>
          <w:b/>
          <w:bCs/>
          <w:sz w:val="20"/>
          <w:szCs w:val="20"/>
        </w:rPr>
        <w:t>5</w:t>
      </w:r>
      <w:r>
        <w:rPr>
          <w:rFonts w:eastAsia="Times New Roman"/>
          <w:i/>
          <w:iCs/>
          <w:sz w:val="20"/>
          <w:szCs w:val="20"/>
        </w:rPr>
        <w:br/>
        <w:t xml:space="preserve">Esquema del diseño del experimento </w:t>
      </w:r>
    </w:p>
    <w:p w14:paraId="3C603CB1" w14:textId="6EF34264" w:rsidR="00267F39" w:rsidRPr="005A3847" w:rsidRDefault="00267F39" w:rsidP="00267F39">
      <w:pPr>
        <w:spacing w:before="60" w:after="300"/>
        <w:rPr>
          <w:rFonts w:eastAsia="Times New Roman"/>
          <w:sz w:val="18"/>
          <w:szCs w:val="18"/>
        </w:rPr>
      </w:pPr>
      <w:r>
        <w:rPr>
          <w:noProof/>
        </w:rPr>
        <w:drawing>
          <wp:inline distT="0" distB="0" distL="0" distR="0" wp14:anchorId="2D5D0E5E" wp14:editId="46996D7C">
            <wp:extent cx="4472354" cy="2441451"/>
            <wp:effectExtent l="0" t="0" r="4445" b="0"/>
            <wp:docPr id="19989524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2584" cy="2452494"/>
                    </a:xfrm>
                    <a:prstGeom prst="rect">
                      <a:avLst/>
                    </a:prstGeom>
                    <a:noFill/>
                  </pic:spPr>
                </pic:pic>
              </a:graphicData>
            </a:graphic>
          </wp:inline>
        </w:drawing>
      </w:r>
      <w:r>
        <w:br/>
      </w:r>
      <w:r w:rsidR="003F2588" w:rsidRPr="003F2588">
        <w:rPr>
          <w:rFonts w:eastAsia="Times New Roman"/>
          <w:i/>
          <w:iCs/>
          <w:sz w:val="18"/>
          <w:szCs w:val="18"/>
        </w:rPr>
        <w:t>Nota. La diferenciación por color tiene fines ilustrativos y permite identificar las observaciones de un mismo estudiante a través de las cuatro preguntas.</w:t>
      </w:r>
    </w:p>
    <w:p w14:paraId="2AB98CB7" w14:textId="53051549" w:rsidR="001A3949" w:rsidRDefault="001A3949" w:rsidP="00267F39">
      <w:pPr>
        <w:spacing w:after="160"/>
        <w:ind w:firstLine="720"/>
      </w:pPr>
    </w:p>
    <w:sectPr w:rsidR="001A394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2340" w14:textId="77777777" w:rsidR="00C2664D" w:rsidRDefault="00C2664D">
      <w:r>
        <w:separator/>
      </w:r>
    </w:p>
  </w:endnote>
  <w:endnote w:type="continuationSeparator" w:id="0">
    <w:p w14:paraId="52F72941" w14:textId="77777777" w:rsidR="00C2664D" w:rsidRDefault="00C26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F322" w14:textId="77777777" w:rsidR="004A2AA8" w:rsidRDefault="004A2A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E177" w14:textId="77777777" w:rsidR="004A2AA8" w:rsidRDefault="004A2AA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81D5" w14:textId="77777777" w:rsidR="004A2AA8" w:rsidRDefault="004A2A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0997" w14:textId="77777777" w:rsidR="00C2664D" w:rsidRDefault="00C2664D">
      <w:r>
        <w:separator/>
      </w:r>
    </w:p>
  </w:footnote>
  <w:footnote w:type="continuationSeparator" w:id="0">
    <w:p w14:paraId="631F5795" w14:textId="77777777" w:rsidR="00C2664D" w:rsidRDefault="00C26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968B" w14:textId="77777777" w:rsidR="004A2AA8" w:rsidRDefault="004A2A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1586" w14:textId="77777777" w:rsidR="009E53F2" w:rsidRDefault="00E83F4D">
    <w:pPr>
      <w:jc w:val="right"/>
    </w:pPr>
    <w:r>
      <w:fldChar w:fldCharType="begin"/>
    </w:r>
    <w:r>
      <w:instrText>PAGE</w:instrText>
    </w:r>
    <w:r>
      <w:fldChar w:fldCharType="separate"/>
    </w:r>
    <w:r w:rsidR="00D55065">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5887" w14:textId="77777777" w:rsidR="004A2AA8" w:rsidRDefault="004A2A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A1611"/>
    <w:multiLevelType w:val="hybridMultilevel"/>
    <w:tmpl w:val="A1E453FC"/>
    <w:lvl w:ilvl="0" w:tplc="4A3A18BE">
      <w:start w:val="1"/>
      <w:numFmt w:val="bullet"/>
      <w:lvlText w:val="●"/>
      <w:lvlJc w:val="left"/>
      <w:pPr>
        <w:ind w:left="720" w:hanging="360"/>
      </w:pPr>
    </w:lvl>
    <w:lvl w:ilvl="1" w:tplc="B9A6A142">
      <w:start w:val="1"/>
      <w:numFmt w:val="bullet"/>
      <w:lvlText w:val="○"/>
      <w:lvlJc w:val="left"/>
      <w:pPr>
        <w:ind w:left="1440" w:hanging="360"/>
      </w:pPr>
    </w:lvl>
    <w:lvl w:ilvl="2" w:tplc="D012FE5C">
      <w:start w:val="1"/>
      <w:numFmt w:val="bullet"/>
      <w:lvlText w:val="■"/>
      <w:lvlJc w:val="left"/>
      <w:pPr>
        <w:ind w:left="2160" w:hanging="360"/>
      </w:pPr>
    </w:lvl>
    <w:lvl w:ilvl="3" w:tplc="DC9012CE">
      <w:start w:val="1"/>
      <w:numFmt w:val="bullet"/>
      <w:lvlText w:val="●"/>
      <w:lvlJc w:val="left"/>
      <w:pPr>
        <w:ind w:left="2880" w:hanging="360"/>
      </w:pPr>
    </w:lvl>
    <w:lvl w:ilvl="4" w:tplc="A7EE01B8">
      <w:start w:val="1"/>
      <w:numFmt w:val="bullet"/>
      <w:lvlText w:val="○"/>
      <w:lvlJc w:val="left"/>
      <w:pPr>
        <w:ind w:left="3600" w:hanging="360"/>
      </w:pPr>
    </w:lvl>
    <w:lvl w:ilvl="5" w:tplc="52C487B0">
      <w:start w:val="1"/>
      <w:numFmt w:val="bullet"/>
      <w:lvlText w:val="■"/>
      <w:lvlJc w:val="left"/>
      <w:pPr>
        <w:ind w:left="4320" w:hanging="360"/>
      </w:pPr>
    </w:lvl>
    <w:lvl w:ilvl="6" w:tplc="D4600CD6">
      <w:start w:val="1"/>
      <w:numFmt w:val="bullet"/>
      <w:lvlText w:val="●"/>
      <w:lvlJc w:val="left"/>
      <w:pPr>
        <w:ind w:left="5040" w:hanging="360"/>
      </w:pPr>
    </w:lvl>
    <w:lvl w:ilvl="7" w:tplc="D53C0DCA">
      <w:start w:val="1"/>
      <w:numFmt w:val="bullet"/>
      <w:lvlText w:val="●"/>
      <w:lvlJc w:val="left"/>
      <w:pPr>
        <w:ind w:left="5760" w:hanging="360"/>
      </w:pPr>
    </w:lvl>
    <w:lvl w:ilvl="8" w:tplc="401022F0">
      <w:start w:val="1"/>
      <w:numFmt w:val="bullet"/>
      <w:lvlText w:val="●"/>
      <w:lvlJc w:val="left"/>
      <w:pPr>
        <w:ind w:left="6480" w:hanging="360"/>
      </w:pPr>
    </w:lvl>
  </w:abstractNum>
  <w:num w:numId="1" w16cid:durableId="186543377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ARDO ALVARADO BARRANTES">
    <w15:presenceInfo w15:providerId="AD" w15:userId="S::RICARDO.ALVARADO@ucr.ac.cr::a0070004-9329-4f11-a840-16a0042d7529"/>
  </w15:person>
  <w15:person w15:author="ANDERSON DAVID MARTINEZ ABARCA">
    <w15:presenceInfo w15:providerId="AD" w15:userId="S::ANDERSON.MARTINEZ@ucr.ac.cr::0fbf5a10-7f1b-4cd4-85ce-b1f80503b7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3F2"/>
    <w:rsid w:val="00021FEF"/>
    <w:rsid w:val="00023FC4"/>
    <w:rsid w:val="000505BE"/>
    <w:rsid w:val="000C0F8F"/>
    <w:rsid w:val="000E187A"/>
    <w:rsid w:val="000F3EE5"/>
    <w:rsid w:val="00132486"/>
    <w:rsid w:val="001479EF"/>
    <w:rsid w:val="00150472"/>
    <w:rsid w:val="001A3949"/>
    <w:rsid w:val="001D7EC8"/>
    <w:rsid w:val="00221533"/>
    <w:rsid w:val="00230F2B"/>
    <w:rsid w:val="00267F39"/>
    <w:rsid w:val="00297267"/>
    <w:rsid w:val="002A1D69"/>
    <w:rsid w:val="002D69F1"/>
    <w:rsid w:val="003060D7"/>
    <w:rsid w:val="003439CD"/>
    <w:rsid w:val="00364B6F"/>
    <w:rsid w:val="003747B0"/>
    <w:rsid w:val="003B4E46"/>
    <w:rsid w:val="003E6D00"/>
    <w:rsid w:val="003F2588"/>
    <w:rsid w:val="00485626"/>
    <w:rsid w:val="004A2AA8"/>
    <w:rsid w:val="004E32E4"/>
    <w:rsid w:val="005421C6"/>
    <w:rsid w:val="005A3847"/>
    <w:rsid w:val="005C799A"/>
    <w:rsid w:val="005D1CEE"/>
    <w:rsid w:val="00621D8C"/>
    <w:rsid w:val="00655E72"/>
    <w:rsid w:val="00695904"/>
    <w:rsid w:val="006A3D53"/>
    <w:rsid w:val="00744C07"/>
    <w:rsid w:val="00752FE7"/>
    <w:rsid w:val="007766D0"/>
    <w:rsid w:val="00795078"/>
    <w:rsid w:val="007B3B0C"/>
    <w:rsid w:val="007D1654"/>
    <w:rsid w:val="00811991"/>
    <w:rsid w:val="008F625F"/>
    <w:rsid w:val="009151CD"/>
    <w:rsid w:val="00963998"/>
    <w:rsid w:val="009640A7"/>
    <w:rsid w:val="009B01E4"/>
    <w:rsid w:val="009E53F2"/>
    <w:rsid w:val="009E657F"/>
    <w:rsid w:val="009F28AD"/>
    <w:rsid w:val="00A33614"/>
    <w:rsid w:val="00A53F94"/>
    <w:rsid w:val="00A5594A"/>
    <w:rsid w:val="00A66BE4"/>
    <w:rsid w:val="00A86D8E"/>
    <w:rsid w:val="00A9272F"/>
    <w:rsid w:val="00AB0BCD"/>
    <w:rsid w:val="00AC3E99"/>
    <w:rsid w:val="00AC748C"/>
    <w:rsid w:val="00B16232"/>
    <w:rsid w:val="00B24453"/>
    <w:rsid w:val="00B778BB"/>
    <w:rsid w:val="00BE10DF"/>
    <w:rsid w:val="00C215A9"/>
    <w:rsid w:val="00C2664D"/>
    <w:rsid w:val="00C77850"/>
    <w:rsid w:val="00CB4403"/>
    <w:rsid w:val="00CB5E42"/>
    <w:rsid w:val="00CF421D"/>
    <w:rsid w:val="00D32439"/>
    <w:rsid w:val="00D55065"/>
    <w:rsid w:val="00D55670"/>
    <w:rsid w:val="00D630B4"/>
    <w:rsid w:val="00D74031"/>
    <w:rsid w:val="00D93D6F"/>
    <w:rsid w:val="00D93ECE"/>
    <w:rsid w:val="00DC34FB"/>
    <w:rsid w:val="00E04348"/>
    <w:rsid w:val="00E4257E"/>
    <w:rsid w:val="00E42D24"/>
    <w:rsid w:val="00E71053"/>
    <w:rsid w:val="00E83F4D"/>
    <w:rsid w:val="00E84BD1"/>
    <w:rsid w:val="00E91A60"/>
    <w:rsid w:val="00EC00DA"/>
    <w:rsid w:val="00F175E2"/>
    <w:rsid w:val="00F27A11"/>
    <w:rsid w:val="00F5447C"/>
    <w:rsid w:val="00F634D0"/>
    <w:rsid w:val="00F73353"/>
    <w:rsid w:val="00F77F87"/>
    <w:rsid w:val="00F8438A"/>
    <w:rsid w:val="00FB4D9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08BD"/>
  <w15:docId w15:val="{EBB238F6-6E4D-458B-A3DA-E9FEB047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3B4E46"/>
    <w:rPr>
      <w:color w:val="666666"/>
    </w:rPr>
  </w:style>
  <w:style w:type="paragraph" w:styleId="Encabezado">
    <w:name w:val="header"/>
    <w:basedOn w:val="Normal"/>
    <w:link w:val="EncabezadoCar"/>
    <w:uiPriority w:val="99"/>
    <w:unhideWhenUsed/>
    <w:rsid w:val="004A2AA8"/>
    <w:pPr>
      <w:tabs>
        <w:tab w:val="center" w:pos="4419"/>
        <w:tab w:val="right" w:pos="8838"/>
      </w:tabs>
    </w:pPr>
  </w:style>
  <w:style w:type="character" w:customStyle="1" w:styleId="EncabezadoCar">
    <w:name w:val="Encabezado Car"/>
    <w:basedOn w:val="Fuentedeprrafopredeter"/>
    <w:link w:val="Encabezado"/>
    <w:uiPriority w:val="99"/>
    <w:rsid w:val="004A2AA8"/>
  </w:style>
  <w:style w:type="paragraph" w:styleId="Piedepgina">
    <w:name w:val="footer"/>
    <w:basedOn w:val="Normal"/>
    <w:link w:val="PiedepginaCar"/>
    <w:uiPriority w:val="99"/>
    <w:unhideWhenUsed/>
    <w:rsid w:val="004A2AA8"/>
    <w:pPr>
      <w:tabs>
        <w:tab w:val="center" w:pos="4419"/>
        <w:tab w:val="right" w:pos="8838"/>
      </w:tabs>
    </w:pPr>
  </w:style>
  <w:style w:type="character" w:customStyle="1" w:styleId="PiedepginaCar">
    <w:name w:val="Pie de página Car"/>
    <w:basedOn w:val="Fuentedeprrafopredeter"/>
    <w:link w:val="Piedepgina"/>
    <w:uiPriority w:val="99"/>
    <w:rsid w:val="004A2AA8"/>
  </w:style>
  <w:style w:type="character" w:styleId="Mencinsinresolver">
    <w:name w:val="Unresolved Mention"/>
    <w:basedOn w:val="Fuentedeprrafopredeter"/>
    <w:uiPriority w:val="99"/>
    <w:semiHidden/>
    <w:unhideWhenUsed/>
    <w:rsid w:val="00E42D24"/>
    <w:rPr>
      <w:color w:val="605E5C"/>
      <w:shd w:val="clear" w:color="auto" w:fill="E1DFDD"/>
    </w:rPr>
  </w:style>
  <w:style w:type="paragraph" w:styleId="Revisin">
    <w:name w:val="Revision"/>
    <w:hidden/>
    <w:uiPriority w:val="99"/>
    <w:semiHidden/>
    <w:rsid w:val="006A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979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bastian.calvoquesada@ucr.ac.cr" TargetMode="External"/><Relationship Id="rId13" Type="http://schemas.openxmlformats.org/officeDocument/2006/relationships/image" Target="media/image4.png"/><Relationship Id="rId18" Type="http://schemas.openxmlformats.org/officeDocument/2006/relationships/image" Target="media/image9.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nderson.martinez@ucr.ac.cr" TargetMode="Externa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2AFC5D-0DC6-402A-B6CF-7CAB751971CE}">
  <we:reference id="WA200010453" version="1.0.0.1" store="Omex" storeType="OMEX"/>
  <we:alternateReferences>
    <we:reference id="WA200010453" version="1.0.0.1" store="WA200010453" storeType="OMEX"/>
  </we:alternateReferences>
  <we:properties>
    <we:property name="claude.fileId" value="&quot;ebe2be84-b5b9-4dde-a9cb-668dbd98eb2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D4035-C323-4980-837D-130CC0C61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12</Pages>
  <Words>3462</Words>
  <Characters>19042</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ANDERSON DAVID MARTINEZ ABARCA</cp:lastModifiedBy>
  <cp:revision>10</cp:revision>
  <cp:lastPrinted>2026-06-23T19:12:00Z</cp:lastPrinted>
  <dcterms:created xsi:type="dcterms:W3CDTF">2026-06-28T03:16:00Z</dcterms:created>
  <dcterms:modified xsi:type="dcterms:W3CDTF">2026-07-07T15:52:00Z</dcterms:modified>
</cp:coreProperties>
</file>